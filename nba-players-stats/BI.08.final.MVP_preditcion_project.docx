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C3530" w14:textId="77777777" w:rsidR="00D077E9" w:rsidRDefault="00D077E9" w:rsidP="00D70D02">
      <w:bookmarkStart w:id="0" w:name="_GoBack"/>
      <w:bookmarkEnd w:id="0"/>
      <w:r>
        <w:rPr>
          <w:noProof/>
        </w:rPr>
        <w:drawing>
          <wp:anchor distT="0" distB="0" distL="114300" distR="114300" simplePos="0" relativeHeight="251658240" behindDoc="1" locked="0" layoutInCell="1" allowOverlap="1" wp14:anchorId="5B35071C" wp14:editId="59DF5E91">
            <wp:simplePos x="0" y="0"/>
            <wp:positionH relativeFrom="column">
              <wp:posOffset>-745168</wp:posOffset>
            </wp:positionH>
            <wp:positionV relativeFrom="page">
              <wp:align>top</wp:align>
            </wp:positionV>
            <wp:extent cx="7759700" cy="6714699"/>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9700" cy="6714699"/>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BB5DA4A" w14:textId="77777777" w:rsidTr="00D077E9">
        <w:trPr>
          <w:trHeight w:val="1894"/>
        </w:trPr>
        <w:tc>
          <w:tcPr>
            <w:tcW w:w="5580" w:type="dxa"/>
            <w:tcBorders>
              <w:top w:val="nil"/>
              <w:left w:val="nil"/>
              <w:bottom w:val="nil"/>
              <w:right w:val="nil"/>
            </w:tcBorders>
          </w:tcPr>
          <w:p w14:paraId="4F917FE7" w14:textId="77777777" w:rsidR="00D077E9" w:rsidRDefault="00D077E9" w:rsidP="00D077E9">
            <w:r>
              <w:rPr>
                <w:noProof/>
              </w:rPr>
              <mc:AlternateContent>
                <mc:Choice Requires="wps">
                  <w:drawing>
                    <wp:inline distT="0" distB="0" distL="0" distR="0" wp14:anchorId="72EB4A3C" wp14:editId="468663F6">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1C28B4F5" w14:textId="27408C9E" w:rsidR="00FC5EF3" w:rsidRPr="000A365B" w:rsidRDefault="00FC5EF3" w:rsidP="000A365B">
                                  <w:pPr>
                                    <w:pStyle w:val="Title"/>
                                    <w:rPr>
                                      <w:szCs w:val="72"/>
                                    </w:rPr>
                                  </w:pPr>
                                  <w:r w:rsidRPr="000A365B">
                                    <w:rPr>
                                      <w:szCs w:val="72"/>
                                    </w:rPr>
                                    <w:t>NBA Historical Data Mining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2EB4A3C"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1C28B4F5" w14:textId="27408C9E" w:rsidR="00FC5EF3" w:rsidRPr="000A365B" w:rsidRDefault="00FC5EF3" w:rsidP="000A365B">
                            <w:pPr>
                              <w:pStyle w:val="Title"/>
                              <w:rPr>
                                <w:szCs w:val="72"/>
                              </w:rPr>
                            </w:pPr>
                            <w:r w:rsidRPr="000A365B">
                              <w:rPr>
                                <w:szCs w:val="72"/>
                              </w:rPr>
                              <w:t>NBA Historical Data Mining</w:t>
                            </w:r>
                          </w:p>
                        </w:txbxContent>
                      </v:textbox>
                      <w10:anchorlock/>
                    </v:shape>
                  </w:pict>
                </mc:Fallback>
              </mc:AlternateContent>
            </w:r>
          </w:p>
          <w:p w14:paraId="1BE4985D" w14:textId="77777777" w:rsidR="00D077E9" w:rsidRDefault="00D077E9" w:rsidP="00D077E9">
            <w:r>
              <w:rPr>
                <w:noProof/>
              </w:rPr>
              <mc:AlternateContent>
                <mc:Choice Requires="wps">
                  <w:drawing>
                    <wp:inline distT="0" distB="0" distL="0" distR="0" wp14:anchorId="5A54263C" wp14:editId="694BA842">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8ADDC1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36E7CAE7" w14:textId="77777777" w:rsidTr="00D077E9">
        <w:trPr>
          <w:trHeight w:val="7636"/>
        </w:trPr>
        <w:tc>
          <w:tcPr>
            <w:tcW w:w="5580" w:type="dxa"/>
            <w:tcBorders>
              <w:top w:val="nil"/>
              <w:left w:val="nil"/>
              <w:bottom w:val="nil"/>
              <w:right w:val="nil"/>
            </w:tcBorders>
          </w:tcPr>
          <w:p w14:paraId="7A840CB1" w14:textId="77777777" w:rsidR="00D077E9" w:rsidRDefault="00D077E9" w:rsidP="00D077E9">
            <w:pPr>
              <w:rPr>
                <w:noProof/>
              </w:rPr>
            </w:pPr>
          </w:p>
        </w:tc>
      </w:tr>
      <w:tr w:rsidR="00D077E9" w14:paraId="17F78A5E" w14:textId="77777777" w:rsidTr="00D077E9">
        <w:trPr>
          <w:trHeight w:val="2171"/>
        </w:trPr>
        <w:tc>
          <w:tcPr>
            <w:tcW w:w="5580" w:type="dxa"/>
            <w:tcBorders>
              <w:top w:val="nil"/>
              <w:left w:val="nil"/>
              <w:bottom w:val="nil"/>
              <w:right w:val="nil"/>
            </w:tcBorders>
          </w:tcPr>
          <w:sdt>
            <w:sdtPr>
              <w:id w:val="1080870105"/>
              <w:placeholder>
                <w:docPart w:val="70F54DA734B54E9A9AC98116729794F7"/>
              </w:placeholder>
              <w15:appearance w15:val="hidden"/>
            </w:sdtPr>
            <w:sdtEndPr>
              <w:rPr>
                <w:sz w:val="32"/>
                <w:szCs w:val="24"/>
              </w:rPr>
            </w:sdtEndPr>
            <w:sdtContent>
              <w:p w14:paraId="755FC945" w14:textId="7FBB4B61" w:rsidR="00D077E9" w:rsidRPr="0051520B" w:rsidRDefault="00D077E9" w:rsidP="00D077E9">
                <w:pPr>
                  <w:rPr>
                    <w:sz w:val="32"/>
                    <w:szCs w:val="24"/>
                  </w:rPr>
                </w:pPr>
                <w:r w:rsidRPr="0051520B">
                  <w:rPr>
                    <w:rStyle w:val="SubtitleChar"/>
                    <w:b w:val="0"/>
                    <w:sz w:val="36"/>
                    <w:szCs w:val="24"/>
                  </w:rPr>
                  <w:fldChar w:fldCharType="begin"/>
                </w:r>
                <w:r w:rsidRPr="0051520B">
                  <w:rPr>
                    <w:rStyle w:val="SubtitleChar"/>
                    <w:b w:val="0"/>
                    <w:sz w:val="36"/>
                    <w:szCs w:val="24"/>
                  </w:rPr>
                  <w:instrText xml:space="preserve"> DATE  \@ "MMMM d"  \* MERGEFORMAT </w:instrText>
                </w:r>
                <w:r w:rsidRPr="0051520B">
                  <w:rPr>
                    <w:rStyle w:val="SubtitleChar"/>
                    <w:b w:val="0"/>
                    <w:sz w:val="36"/>
                    <w:szCs w:val="24"/>
                  </w:rPr>
                  <w:fldChar w:fldCharType="separate"/>
                </w:r>
                <w:r w:rsidR="00DB4391">
                  <w:rPr>
                    <w:rStyle w:val="SubtitleChar"/>
                    <w:b w:val="0"/>
                    <w:noProof/>
                    <w:sz w:val="36"/>
                    <w:szCs w:val="24"/>
                  </w:rPr>
                  <w:t>April 19</w:t>
                </w:r>
                <w:r w:rsidRPr="0051520B">
                  <w:rPr>
                    <w:rStyle w:val="SubtitleChar"/>
                    <w:b w:val="0"/>
                    <w:sz w:val="36"/>
                    <w:szCs w:val="24"/>
                  </w:rPr>
                  <w:fldChar w:fldCharType="end"/>
                </w:r>
              </w:p>
            </w:sdtContent>
          </w:sdt>
          <w:p w14:paraId="76B95599"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682CB5D" wp14:editId="32C06B07">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11DA48E"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3F15C066" w14:textId="77777777" w:rsidR="00D077E9" w:rsidRDefault="00D077E9" w:rsidP="00D077E9">
            <w:pPr>
              <w:rPr>
                <w:noProof/>
                <w:sz w:val="10"/>
                <w:szCs w:val="10"/>
              </w:rPr>
            </w:pPr>
          </w:p>
          <w:p w14:paraId="4082DF99" w14:textId="77777777" w:rsidR="00D077E9" w:rsidRDefault="00D077E9" w:rsidP="00D077E9">
            <w:pPr>
              <w:rPr>
                <w:noProof/>
                <w:sz w:val="10"/>
                <w:szCs w:val="10"/>
              </w:rPr>
            </w:pPr>
          </w:p>
          <w:p w14:paraId="77C8C28D" w14:textId="63797279" w:rsidR="00D077E9" w:rsidRPr="0051520B" w:rsidRDefault="0052273B" w:rsidP="00D077E9">
            <w:pPr>
              <w:rPr>
                <w:sz w:val="32"/>
                <w:szCs w:val="24"/>
              </w:rPr>
            </w:pPr>
            <w:sdt>
              <w:sdtPr>
                <w:rPr>
                  <w:sz w:val="32"/>
                  <w:szCs w:val="24"/>
                </w:rPr>
                <w:id w:val="-1740469667"/>
                <w:placeholder>
                  <w:docPart w:val="C114DEE69A144915AB401127719EC4B6"/>
                </w:placeholder>
                <w15:appearance w15:val="hidden"/>
              </w:sdtPr>
              <w:sdtEndPr/>
              <w:sdtContent>
                <w:r w:rsidR="00B55E79" w:rsidRPr="0051520B">
                  <w:rPr>
                    <w:sz w:val="32"/>
                    <w:szCs w:val="24"/>
                  </w:rPr>
                  <w:t>Group 8</w:t>
                </w:r>
              </w:sdtContent>
            </w:sdt>
          </w:p>
          <w:p w14:paraId="6BDC907C" w14:textId="77777777" w:rsidR="00D077E9" w:rsidRPr="0051520B" w:rsidRDefault="00D077E9" w:rsidP="00D077E9">
            <w:pPr>
              <w:rPr>
                <w:sz w:val="32"/>
                <w:szCs w:val="24"/>
              </w:rPr>
            </w:pPr>
            <w:r w:rsidRPr="0051520B">
              <w:rPr>
                <w:sz w:val="32"/>
                <w:szCs w:val="24"/>
              </w:rPr>
              <w:t xml:space="preserve">Authored by: </w:t>
            </w:r>
            <w:sdt>
              <w:sdtPr>
                <w:rPr>
                  <w:sz w:val="32"/>
                  <w:szCs w:val="24"/>
                </w:rPr>
                <w:alias w:val="Your Name"/>
                <w:tag w:val="Your Name"/>
                <w:id w:val="-180584491"/>
                <w:placeholder>
                  <w:docPart w:val="5D602D100D824AB59891E1FAEE2D8927"/>
                </w:placeholder>
                <w:showingPlcHdr/>
                <w:dataBinding w:prefixMappings="xmlns:ns0='http://schemas.microsoft.com/office/2006/coverPageProps' " w:xpath="/ns0:CoverPageProperties[1]/ns0:CompanyFax[1]" w:storeItemID="{55AF091B-3C7A-41E3-B477-F2FDAA23CFDA}"/>
                <w15:appearance w15:val="hidden"/>
                <w:text w:multiLine="1"/>
              </w:sdtPr>
              <w:sdtEndPr/>
              <w:sdtContent>
                <w:r w:rsidRPr="0051520B">
                  <w:rPr>
                    <w:sz w:val="32"/>
                    <w:szCs w:val="24"/>
                  </w:rPr>
                  <w:t>Your Name</w:t>
                </w:r>
              </w:sdtContent>
            </w:sdt>
          </w:p>
          <w:p w14:paraId="079FC93B" w14:textId="77777777" w:rsidR="00D077E9" w:rsidRPr="00D86945" w:rsidRDefault="00D077E9" w:rsidP="00D077E9">
            <w:pPr>
              <w:rPr>
                <w:noProof/>
                <w:sz w:val="10"/>
                <w:szCs w:val="10"/>
              </w:rPr>
            </w:pPr>
          </w:p>
        </w:tc>
      </w:tr>
    </w:tbl>
    <w:p w14:paraId="3B32DB97" w14:textId="358D72FA" w:rsidR="006A0E3C" w:rsidRDefault="00D077E9" w:rsidP="006A0E3C">
      <w:pPr>
        <w:spacing w:after="200"/>
      </w:pPr>
      <w:r>
        <w:rPr>
          <w:noProof/>
        </w:rPr>
        <mc:AlternateContent>
          <mc:Choice Requires="wps">
            <w:drawing>
              <wp:anchor distT="0" distB="0" distL="114300" distR="114300" simplePos="0" relativeHeight="251659264" behindDoc="1" locked="0" layoutInCell="1" allowOverlap="1" wp14:anchorId="43CD26A2" wp14:editId="3E3AC218">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4"/>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5F70EB" id="Rectangle 2" o:spid="_x0000_s1026" alt="colored rectangle" style="position:absolute;margin-left:-58.8pt;margin-top:525.2pt;width:611.1pt;height:265.7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" fillcolor="#66b2ca [3207]" stroked="f">
                <w10:wrap anchory="page"/>
              </v:rect>
            </w:pict>
          </mc:Fallback>
        </mc:AlternateContent>
      </w:r>
      <w:r>
        <w:rPr>
          <w:noProof/>
        </w:rPr>
        <mc:AlternateContent>
          <mc:Choice Requires="wps">
            <w:drawing>
              <wp:anchor distT="0" distB="0" distL="114300" distR="114300" simplePos="0" relativeHeight="251660288" behindDoc="1" locked="0" layoutInCell="1" allowOverlap="1" wp14:anchorId="04E6B517" wp14:editId="21BDE2DD">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3F3481"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bookmarkStart w:id="1" w:name="_Toc38222409" w:displacedByCustomXml="next"/>
    <w:sdt>
      <w:sdtPr>
        <w:rPr>
          <w:rFonts w:asciiTheme="minorHAnsi" w:eastAsiaTheme="minorEastAsia" w:hAnsiTheme="minorHAnsi" w:cstheme="minorBidi"/>
          <w:color w:val="082A75" w:themeColor="text2"/>
          <w:kern w:val="0"/>
          <w:sz w:val="28"/>
          <w:szCs w:val="22"/>
        </w:rPr>
        <w:id w:val="-189528146"/>
        <w:docPartObj>
          <w:docPartGallery w:val="Table of Contents"/>
          <w:docPartUnique/>
        </w:docPartObj>
      </w:sdtPr>
      <w:sdtEndPr>
        <w:rPr>
          <w:bCs/>
          <w:noProof/>
        </w:rPr>
      </w:sdtEndPr>
      <w:sdtContent>
        <w:p w14:paraId="291EF7DD" w14:textId="29E857D9" w:rsidR="006A0E3C" w:rsidRDefault="000D1D55" w:rsidP="006A0E3C">
          <w:pPr>
            <w:pStyle w:val="Heading1"/>
          </w:pPr>
          <w:ins w:id="2" w:author="Qi Cheng" w:date="2020-04-19T20:58:00Z">
            <w:r w:rsidRPr="000D1D55">
              <w:rPr>
                <w:rPrChange w:id="3" w:author="Qi Cheng" w:date="2020-04-19T20:58:00Z">
                  <w:rPr>
                    <w:rFonts w:asciiTheme="minorHAnsi" w:eastAsiaTheme="minorEastAsia" w:hAnsiTheme="minorHAnsi" w:cstheme="minorBidi"/>
                    <w:color w:val="082A75" w:themeColor="text2"/>
                    <w:kern w:val="0"/>
                    <w:sz w:val="28"/>
                    <w:szCs w:val="22"/>
                  </w:rPr>
                </w:rPrChange>
              </w:rPr>
              <w:t>Table of</w:t>
            </w:r>
            <w:r w:rsidRPr="000D1D55">
              <w:rPr>
                <w:rFonts w:asciiTheme="minorHAnsi" w:eastAsiaTheme="minorEastAsia" w:hAnsiTheme="minorHAnsi" w:cstheme="minorBidi"/>
                <w:color w:val="082A75" w:themeColor="text2"/>
                <w:kern w:val="0"/>
                <w:sz w:val="36"/>
                <w:szCs w:val="28"/>
                <w:rPrChange w:id="4" w:author="Qi Cheng" w:date="2020-04-19T20:58:00Z">
                  <w:rPr>
                    <w:rFonts w:asciiTheme="minorHAnsi" w:eastAsiaTheme="minorEastAsia" w:hAnsiTheme="minorHAnsi" w:cstheme="minorBidi"/>
                    <w:color w:val="082A75" w:themeColor="text2"/>
                    <w:kern w:val="0"/>
                    <w:sz w:val="28"/>
                    <w:szCs w:val="22"/>
                  </w:rPr>
                </w:rPrChange>
              </w:rPr>
              <w:t xml:space="preserve"> </w:t>
            </w:r>
          </w:ins>
          <w:r w:rsidR="006A0E3C">
            <w:t>Contents</w:t>
          </w:r>
          <w:bookmarkEnd w:id="1"/>
        </w:p>
        <w:p w14:paraId="207046BD" w14:textId="15DEE92C" w:rsidR="000C39A4" w:rsidRDefault="006A0E3C">
          <w:pPr>
            <w:pStyle w:val="TOC1"/>
            <w:tabs>
              <w:tab w:val="right" w:leader="dot" w:pos="9926"/>
            </w:tabs>
            <w:rPr>
              <w:ins w:id="5" w:author="Qi Cheng" w:date="2020-04-19T20:59:00Z"/>
              <w:b w:val="0"/>
              <w:noProof/>
              <w:color w:val="auto"/>
              <w:sz w:val="22"/>
              <w:lang w:eastAsia="zh-CN"/>
            </w:rPr>
          </w:pPr>
          <w:r>
            <w:fldChar w:fldCharType="begin"/>
          </w:r>
          <w:r>
            <w:instrText xml:space="preserve"> TOC \o "1-3" \h \z \u </w:instrText>
          </w:r>
          <w:r>
            <w:fldChar w:fldCharType="separate"/>
          </w:r>
          <w:ins w:id="6" w:author="Qi Cheng" w:date="2020-04-19T20:59:00Z">
            <w:r w:rsidR="000C39A4" w:rsidRPr="00264E24">
              <w:rPr>
                <w:rStyle w:val="Hyperlink"/>
                <w:noProof/>
              </w:rPr>
              <w:fldChar w:fldCharType="begin"/>
            </w:r>
            <w:r w:rsidR="000C39A4" w:rsidRPr="00264E24">
              <w:rPr>
                <w:rStyle w:val="Hyperlink"/>
                <w:noProof/>
              </w:rPr>
              <w:instrText xml:space="preserve"> </w:instrText>
            </w:r>
            <w:r w:rsidR="000C39A4">
              <w:rPr>
                <w:noProof/>
              </w:rPr>
              <w:instrText>HYPERLINK \l "_Toc38222409"</w:instrText>
            </w:r>
            <w:r w:rsidR="000C39A4" w:rsidRPr="00264E24">
              <w:rPr>
                <w:rStyle w:val="Hyperlink"/>
                <w:noProof/>
              </w:rPr>
              <w:instrText xml:space="preserve"> </w:instrText>
            </w:r>
            <w:r w:rsidR="000C39A4" w:rsidRPr="00264E24">
              <w:rPr>
                <w:rStyle w:val="Hyperlink"/>
                <w:noProof/>
              </w:rPr>
              <w:fldChar w:fldCharType="separate"/>
            </w:r>
            <w:r w:rsidR="000C39A4" w:rsidRPr="00264E24">
              <w:rPr>
                <w:rStyle w:val="Hyperlink"/>
                <w:noProof/>
              </w:rPr>
              <w:t>Table of Contents</w:t>
            </w:r>
            <w:r w:rsidR="000C39A4">
              <w:rPr>
                <w:noProof/>
                <w:webHidden/>
              </w:rPr>
              <w:tab/>
            </w:r>
            <w:r w:rsidR="000C39A4">
              <w:rPr>
                <w:noProof/>
                <w:webHidden/>
              </w:rPr>
              <w:fldChar w:fldCharType="begin"/>
            </w:r>
            <w:r w:rsidR="000C39A4">
              <w:rPr>
                <w:noProof/>
                <w:webHidden/>
              </w:rPr>
              <w:instrText xml:space="preserve"> PAGEREF _Toc38222409 \h </w:instrText>
            </w:r>
          </w:ins>
          <w:r w:rsidR="000C39A4">
            <w:rPr>
              <w:noProof/>
              <w:webHidden/>
            </w:rPr>
          </w:r>
          <w:r w:rsidR="000C39A4">
            <w:rPr>
              <w:noProof/>
              <w:webHidden/>
            </w:rPr>
            <w:fldChar w:fldCharType="separate"/>
          </w:r>
          <w:ins w:id="7" w:author="Qi Cheng" w:date="2020-04-19T20:59:00Z">
            <w:r w:rsidR="000C39A4">
              <w:rPr>
                <w:noProof/>
                <w:webHidden/>
              </w:rPr>
              <w:t>2</w:t>
            </w:r>
            <w:r w:rsidR="000C39A4">
              <w:rPr>
                <w:noProof/>
                <w:webHidden/>
              </w:rPr>
              <w:fldChar w:fldCharType="end"/>
            </w:r>
            <w:r w:rsidR="000C39A4" w:rsidRPr="00264E24">
              <w:rPr>
                <w:rStyle w:val="Hyperlink"/>
                <w:noProof/>
              </w:rPr>
              <w:fldChar w:fldCharType="end"/>
            </w:r>
          </w:ins>
        </w:p>
        <w:p w14:paraId="0E5690C3" w14:textId="0CEF1609" w:rsidR="000C39A4" w:rsidRDefault="000C39A4">
          <w:pPr>
            <w:pStyle w:val="TOC1"/>
            <w:tabs>
              <w:tab w:val="right" w:leader="dot" w:pos="9926"/>
            </w:tabs>
            <w:rPr>
              <w:ins w:id="8" w:author="Qi Cheng" w:date="2020-04-19T20:59:00Z"/>
              <w:b w:val="0"/>
              <w:noProof/>
              <w:color w:val="auto"/>
              <w:sz w:val="22"/>
              <w:lang w:eastAsia="zh-CN"/>
            </w:rPr>
          </w:pPr>
          <w:ins w:id="9" w:author="Qi Cheng" w:date="2020-04-19T20:59:00Z">
            <w:r w:rsidRPr="00264E24">
              <w:rPr>
                <w:rStyle w:val="Hyperlink"/>
                <w:noProof/>
              </w:rPr>
              <w:fldChar w:fldCharType="begin"/>
            </w:r>
            <w:r w:rsidRPr="00264E24">
              <w:rPr>
                <w:rStyle w:val="Hyperlink"/>
                <w:noProof/>
              </w:rPr>
              <w:instrText xml:space="preserve"> </w:instrText>
            </w:r>
            <w:r>
              <w:rPr>
                <w:noProof/>
              </w:rPr>
              <w:instrText>HYPERLINK \l "_Toc38222410"</w:instrText>
            </w:r>
            <w:r w:rsidRPr="00264E24">
              <w:rPr>
                <w:rStyle w:val="Hyperlink"/>
                <w:noProof/>
              </w:rPr>
              <w:instrText xml:space="preserve"> </w:instrText>
            </w:r>
            <w:r w:rsidRPr="00264E24">
              <w:rPr>
                <w:rStyle w:val="Hyperlink"/>
                <w:noProof/>
              </w:rPr>
              <w:fldChar w:fldCharType="separate"/>
            </w:r>
            <w:r w:rsidRPr="00264E24">
              <w:rPr>
                <w:rStyle w:val="Hyperlink"/>
                <w:noProof/>
              </w:rPr>
              <w:t>Executive Summary</w:t>
            </w:r>
            <w:r>
              <w:rPr>
                <w:noProof/>
                <w:webHidden/>
              </w:rPr>
              <w:tab/>
            </w:r>
            <w:r>
              <w:rPr>
                <w:noProof/>
                <w:webHidden/>
              </w:rPr>
              <w:fldChar w:fldCharType="begin"/>
            </w:r>
            <w:r>
              <w:rPr>
                <w:noProof/>
                <w:webHidden/>
              </w:rPr>
              <w:instrText xml:space="preserve"> PAGEREF _Toc38222410 \h </w:instrText>
            </w:r>
          </w:ins>
          <w:r>
            <w:rPr>
              <w:noProof/>
              <w:webHidden/>
            </w:rPr>
          </w:r>
          <w:r>
            <w:rPr>
              <w:noProof/>
              <w:webHidden/>
            </w:rPr>
            <w:fldChar w:fldCharType="separate"/>
          </w:r>
          <w:ins w:id="10" w:author="Qi Cheng" w:date="2020-04-19T20:59:00Z">
            <w:r>
              <w:rPr>
                <w:noProof/>
                <w:webHidden/>
              </w:rPr>
              <w:t>3</w:t>
            </w:r>
            <w:r>
              <w:rPr>
                <w:noProof/>
                <w:webHidden/>
              </w:rPr>
              <w:fldChar w:fldCharType="end"/>
            </w:r>
            <w:r w:rsidRPr="00264E24">
              <w:rPr>
                <w:rStyle w:val="Hyperlink"/>
                <w:noProof/>
              </w:rPr>
              <w:fldChar w:fldCharType="end"/>
            </w:r>
          </w:ins>
        </w:p>
        <w:p w14:paraId="29FC42FC" w14:textId="55304347" w:rsidR="000C39A4" w:rsidRDefault="000C39A4">
          <w:pPr>
            <w:pStyle w:val="TOC1"/>
            <w:tabs>
              <w:tab w:val="right" w:leader="dot" w:pos="9926"/>
            </w:tabs>
            <w:rPr>
              <w:ins w:id="11" w:author="Qi Cheng" w:date="2020-04-19T20:59:00Z"/>
              <w:b w:val="0"/>
              <w:noProof/>
              <w:color w:val="auto"/>
              <w:sz w:val="22"/>
              <w:lang w:eastAsia="zh-CN"/>
            </w:rPr>
          </w:pPr>
          <w:ins w:id="12" w:author="Qi Cheng" w:date="2020-04-19T20:59:00Z">
            <w:r w:rsidRPr="00264E24">
              <w:rPr>
                <w:rStyle w:val="Hyperlink"/>
                <w:noProof/>
              </w:rPr>
              <w:fldChar w:fldCharType="begin"/>
            </w:r>
            <w:r w:rsidRPr="00264E24">
              <w:rPr>
                <w:rStyle w:val="Hyperlink"/>
                <w:noProof/>
              </w:rPr>
              <w:instrText xml:space="preserve"> </w:instrText>
            </w:r>
            <w:r>
              <w:rPr>
                <w:noProof/>
              </w:rPr>
              <w:instrText>HYPERLINK \l "_Toc38222411"</w:instrText>
            </w:r>
            <w:r w:rsidRPr="00264E24">
              <w:rPr>
                <w:rStyle w:val="Hyperlink"/>
                <w:noProof/>
              </w:rPr>
              <w:instrText xml:space="preserve"> </w:instrText>
            </w:r>
            <w:r w:rsidRPr="00264E24">
              <w:rPr>
                <w:rStyle w:val="Hyperlink"/>
                <w:noProof/>
              </w:rPr>
              <w:fldChar w:fldCharType="separate"/>
            </w:r>
            <w:r w:rsidRPr="00264E24">
              <w:rPr>
                <w:rStyle w:val="Hyperlink"/>
                <w:noProof/>
              </w:rPr>
              <w:t>Background &amp; Motivation</w:t>
            </w:r>
            <w:r>
              <w:rPr>
                <w:noProof/>
                <w:webHidden/>
              </w:rPr>
              <w:tab/>
            </w:r>
            <w:r>
              <w:rPr>
                <w:noProof/>
                <w:webHidden/>
              </w:rPr>
              <w:fldChar w:fldCharType="begin"/>
            </w:r>
            <w:r>
              <w:rPr>
                <w:noProof/>
                <w:webHidden/>
              </w:rPr>
              <w:instrText xml:space="preserve"> PAGEREF _Toc38222411 \h </w:instrText>
            </w:r>
          </w:ins>
          <w:r>
            <w:rPr>
              <w:noProof/>
              <w:webHidden/>
            </w:rPr>
          </w:r>
          <w:r>
            <w:rPr>
              <w:noProof/>
              <w:webHidden/>
            </w:rPr>
            <w:fldChar w:fldCharType="separate"/>
          </w:r>
          <w:ins w:id="13" w:author="Qi Cheng" w:date="2020-04-19T20:59:00Z">
            <w:r>
              <w:rPr>
                <w:noProof/>
                <w:webHidden/>
              </w:rPr>
              <w:t>4</w:t>
            </w:r>
            <w:r>
              <w:rPr>
                <w:noProof/>
                <w:webHidden/>
              </w:rPr>
              <w:fldChar w:fldCharType="end"/>
            </w:r>
            <w:r w:rsidRPr="00264E24">
              <w:rPr>
                <w:rStyle w:val="Hyperlink"/>
                <w:noProof/>
              </w:rPr>
              <w:fldChar w:fldCharType="end"/>
            </w:r>
          </w:ins>
        </w:p>
        <w:p w14:paraId="4DA29596" w14:textId="20CF0DB8" w:rsidR="000C39A4" w:rsidRDefault="000C39A4">
          <w:pPr>
            <w:pStyle w:val="TOC1"/>
            <w:tabs>
              <w:tab w:val="right" w:leader="dot" w:pos="9926"/>
            </w:tabs>
            <w:rPr>
              <w:ins w:id="14" w:author="Qi Cheng" w:date="2020-04-19T20:59:00Z"/>
              <w:b w:val="0"/>
              <w:noProof/>
              <w:color w:val="auto"/>
              <w:sz w:val="22"/>
              <w:lang w:eastAsia="zh-CN"/>
            </w:rPr>
          </w:pPr>
          <w:ins w:id="15" w:author="Qi Cheng" w:date="2020-04-19T20:59:00Z">
            <w:r w:rsidRPr="00264E24">
              <w:rPr>
                <w:rStyle w:val="Hyperlink"/>
                <w:noProof/>
              </w:rPr>
              <w:fldChar w:fldCharType="begin"/>
            </w:r>
            <w:r w:rsidRPr="00264E24">
              <w:rPr>
                <w:rStyle w:val="Hyperlink"/>
                <w:noProof/>
              </w:rPr>
              <w:instrText xml:space="preserve"> </w:instrText>
            </w:r>
            <w:r>
              <w:rPr>
                <w:noProof/>
              </w:rPr>
              <w:instrText>HYPERLINK \l "_Toc38222412"</w:instrText>
            </w:r>
            <w:r w:rsidRPr="00264E24">
              <w:rPr>
                <w:rStyle w:val="Hyperlink"/>
                <w:noProof/>
              </w:rPr>
              <w:instrText xml:space="preserve"> </w:instrText>
            </w:r>
            <w:r w:rsidRPr="00264E24">
              <w:rPr>
                <w:rStyle w:val="Hyperlink"/>
                <w:noProof/>
              </w:rPr>
              <w:fldChar w:fldCharType="separate"/>
            </w:r>
            <w:r w:rsidRPr="00264E24">
              <w:rPr>
                <w:rStyle w:val="Hyperlink"/>
                <w:noProof/>
              </w:rPr>
              <w:t>Data Description</w:t>
            </w:r>
            <w:r>
              <w:rPr>
                <w:noProof/>
                <w:webHidden/>
              </w:rPr>
              <w:tab/>
            </w:r>
            <w:r>
              <w:rPr>
                <w:noProof/>
                <w:webHidden/>
              </w:rPr>
              <w:fldChar w:fldCharType="begin"/>
            </w:r>
            <w:r>
              <w:rPr>
                <w:noProof/>
                <w:webHidden/>
              </w:rPr>
              <w:instrText xml:space="preserve"> PAGEREF _Toc38222412 \h </w:instrText>
            </w:r>
          </w:ins>
          <w:r>
            <w:rPr>
              <w:noProof/>
              <w:webHidden/>
            </w:rPr>
          </w:r>
          <w:r>
            <w:rPr>
              <w:noProof/>
              <w:webHidden/>
            </w:rPr>
            <w:fldChar w:fldCharType="separate"/>
          </w:r>
          <w:ins w:id="16" w:author="Qi Cheng" w:date="2020-04-19T20:59:00Z">
            <w:r>
              <w:rPr>
                <w:noProof/>
                <w:webHidden/>
              </w:rPr>
              <w:t>7</w:t>
            </w:r>
            <w:r>
              <w:rPr>
                <w:noProof/>
                <w:webHidden/>
              </w:rPr>
              <w:fldChar w:fldCharType="end"/>
            </w:r>
            <w:r w:rsidRPr="00264E24">
              <w:rPr>
                <w:rStyle w:val="Hyperlink"/>
                <w:noProof/>
              </w:rPr>
              <w:fldChar w:fldCharType="end"/>
            </w:r>
          </w:ins>
        </w:p>
        <w:p w14:paraId="715185BD" w14:textId="60EFA7B2" w:rsidR="000C39A4" w:rsidRDefault="000C39A4">
          <w:pPr>
            <w:pStyle w:val="TOC2"/>
            <w:tabs>
              <w:tab w:val="right" w:leader="dot" w:pos="9926"/>
            </w:tabs>
            <w:rPr>
              <w:ins w:id="17" w:author="Qi Cheng" w:date="2020-04-19T20:59:00Z"/>
              <w:b w:val="0"/>
              <w:noProof/>
              <w:color w:val="auto"/>
              <w:sz w:val="22"/>
              <w:lang w:eastAsia="zh-CN"/>
            </w:rPr>
          </w:pPr>
          <w:ins w:id="18" w:author="Qi Cheng" w:date="2020-04-19T20:59:00Z">
            <w:r w:rsidRPr="00264E24">
              <w:rPr>
                <w:rStyle w:val="Hyperlink"/>
                <w:noProof/>
              </w:rPr>
              <w:fldChar w:fldCharType="begin"/>
            </w:r>
            <w:r w:rsidRPr="00264E24">
              <w:rPr>
                <w:rStyle w:val="Hyperlink"/>
                <w:noProof/>
              </w:rPr>
              <w:instrText xml:space="preserve"> </w:instrText>
            </w:r>
            <w:r>
              <w:rPr>
                <w:noProof/>
              </w:rPr>
              <w:instrText>HYPERLINK \l "_Toc38222413"</w:instrText>
            </w:r>
            <w:r w:rsidRPr="00264E24">
              <w:rPr>
                <w:rStyle w:val="Hyperlink"/>
                <w:noProof/>
              </w:rPr>
              <w:instrText xml:space="preserve"> </w:instrText>
            </w:r>
            <w:r w:rsidRPr="00264E24">
              <w:rPr>
                <w:rStyle w:val="Hyperlink"/>
                <w:noProof/>
              </w:rPr>
              <w:fldChar w:fldCharType="separate"/>
            </w:r>
            <w:r w:rsidRPr="00264E24">
              <w:rPr>
                <w:rStyle w:val="Hyperlink"/>
                <w:bCs/>
                <w:noProof/>
              </w:rPr>
              <w:t>NBA Player Season dataset</w:t>
            </w:r>
            <w:r>
              <w:rPr>
                <w:noProof/>
                <w:webHidden/>
              </w:rPr>
              <w:tab/>
            </w:r>
            <w:r>
              <w:rPr>
                <w:noProof/>
                <w:webHidden/>
              </w:rPr>
              <w:fldChar w:fldCharType="begin"/>
            </w:r>
            <w:r>
              <w:rPr>
                <w:noProof/>
                <w:webHidden/>
              </w:rPr>
              <w:instrText xml:space="preserve"> PAGEREF _Toc38222413 \h </w:instrText>
            </w:r>
          </w:ins>
          <w:r>
            <w:rPr>
              <w:noProof/>
              <w:webHidden/>
            </w:rPr>
          </w:r>
          <w:r>
            <w:rPr>
              <w:noProof/>
              <w:webHidden/>
            </w:rPr>
            <w:fldChar w:fldCharType="separate"/>
          </w:r>
          <w:ins w:id="19" w:author="Qi Cheng" w:date="2020-04-19T20:59:00Z">
            <w:r>
              <w:rPr>
                <w:noProof/>
                <w:webHidden/>
              </w:rPr>
              <w:t>7</w:t>
            </w:r>
            <w:r>
              <w:rPr>
                <w:noProof/>
                <w:webHidden/>
              </w:rPr>
              <w:fldChar w:fldCharType="end"/>
            </w:r>
            <w:r w:rsidRPr="00264E24">
              <w:rPr>
                <w:rStyle w:val="Hyperlink"/>
                <w:noProof/>
              </w:rPr>
              <w:fldChar w:fldCharType="end"/>
            </w:r>
          </w:ins>
        </w:p>
        <w:p w14:paraId="5F84933A" w14:textId="5A16C588" w:rsidR="000C39A4" w:rsidRDefault="000C39A4">
          <w:pPr>
            <w:pStyle w:val="TOC2"/>
            <w:tabs>
              <w:tab w:val="right" w:leader="dot" w:pos="9926"/>
            </w:tabs>
            <w:rPr>
              <w:ins w:id="20" w:author="Qi Cheng" w:date="2020-04-19T20:59:00Z"/>
              <w:b w:val="0"/>
              <w:noProof/>
              <w:color w:val="auto"/>
              <w:sz w:val="22"/>
              <w:lang w:eastAsia="zh-CN"/>
            </w:rPr>
          </w:pPr>
          <w:ins w:id="21" w:author="Qi Cheng" w:date="2020-04-19T20:59:00Z">
            <w:r w:rsidRPr="00264E24">
              <w:rPr>
                <w:rStyle w:val="Hyperlink"/>
                <w:noProof/>
              </w:rPr>
              <w:fldChar w:fldCharType="begin"/>
            </w:r>
            <w:r w:rsidRPr="00264E24">
              <w:rPr>
                <w:rStyle w:val="Hyperlink"/>
                <w:noProof/>
              </w:rPr>
              <w:instrText xml:space="preserve"> </w:instrText>
            </w:r>
            <w:r>
              <w:rPr>
                <w:noProof/>
              </w:rPr>
              <w:instrText>HYPERLINK \l "_Toc38222414"</w:instrText>
            </w:r>
            <w:r w:rsidRPr="00264E24">
              <w:rPr>
                <w:rStyle w:val="Hyperlink"/>
                <w:noProof/>
              </w:rPr>
              <w:instrText xml:space="preserve"> </w:instrText>
            </w:r>
            <w:r w:rsidRPr="00264E24">
              <w:rPr>
                <w:rStyle w:val="Hyperlink"/>
                <w:noProof/>
              </w:rPr>
              <w:fldChar w:fldCharType="separate"/>
            </w:r>
            <w:r w:rsidRPr="00264E24">
              <w:rPr>
                <w:rStyle w:val="Hyperlink"/>
                <w:bCs/>
                <w:noProof/>
              </w:rPr>
              <w:t>MVP Dataset</w:t>
            </w:r>
            <w:r>
              <w:rPr>
                <w:noProof/>
                <w:webHidden/>
              </w:rPr>
              <w:tab/>
            </w:r>
            <w:r>
              <w:rPr>
                <w:noProof/>
                <w:webHidden/>
              </w:rPr>
              <w:fldChar w:fldCharType="begin"/>
            </w:r>
            <w:r>
              <w:rPr>
                <w:noProof/>
                <w:webHidden/>
              </w:rPr>
              <w:instrText xml:space="preserve"> PAGEREF _Toc38222414 \h </w:instrText>
            </w:r>
          </w:ins>
          <w:r>
            <w:rPr>
              <w:noProof/>
              <w:webHidden/>
            </w:rPr>
          </w:r>
          <w:r>
            <w:rPr>
              <w:noProof/>
              <w:webHidden/>
            </w:rPr>
            <w:fldChar w:fldCharType="separate"/>
          </w:r>
          <w:ins w:id="22" w:author="Qi Cheng" w:date="2020-04-19T20:59:00Z">
            <w:r>
              <w:rPr>
                <w:noProof/>
                <w:webHidden/>
              </w:rPr>
              <w:t>9</w:t>
            </w:r>
            <w:r>
              <w:rPr>
                <w:noProof/>
                <w:webHidden/>
              </w:rPr>
              <w:fldChar w:fldCharType="end"/>
            </w:r>
            <w:r w:rsidRPr="00264E24">
              <w:rPr>
                <w:rStyle w:val="Hyperlink"/>
                <w:noProof/>
              </w:rPr>
              <w:fldChar w:fldCharType="end"/>
            </w:r>
          </w:ins>
        </w:p>
        <w:p w14:paraId="7C1103BD" w14:textId="047CBCE9" w:rsidR="000C39A4" w:rsidRDefault="000C39A4">
          <w:pPr>
            <w:pStyle w:val="TOC1"/>
            <w:tabs>
              <w:tab w:val="right" w:leader="dot" w:pos="9926"/>
            </w:tabs>
            <w:rPr>
              <w:ins w:id="23" w:author="Qi Cheng" w:date="2020-04-19T20:59:00Z"/>
              <w:b w:val="0"/>
              <w:noProof/>
              <w:color w:val="auto"/>
              <w:sz w:val="22"/>
              <w:lang w:eastAsia="zh-CN"/>
            </w:rPr>
          </w:pPr>
          <w:ins w:id="24" w:author="Qi Cheng" w:date="2020-04-19T20:59:00Z">
            <w:r w:rsidRPr="00264E24">
              <w:rPr>
                <w:rStyle w:val="Hyperlink"/>
                <w:noProof/>
              </w:rPr>
              <w:fldChar w:fldCharType="begin"/>
            </w:r>
            <w:r w:rsidRPr="00264E24">
              <w:rPr>
                <w:rStyle w:val="Hyperlink"/>
                <w:noProof/>
              </w:rPr>
              <w:instrText xml:space="preserve"> </w:instrText>
            </w:r>
            <w:r>
              <w:rPr>
                <w:noProof/>
              </w:rPr>
              <w:instrText>HYPERLINK \l "_Toc38222415"</w:instrText>
            </w:r>
            <w:r w:rsidRPr="00264E24">
              <w:rPr>
                <w:rStyle w:val="Hyperlink"/>
                <w:noProof/>
              </w:rPr>
              <w:instrText xml:space="preserve"> </w:instrText>
            </w:r>
            <w:r w:rsidRPr="00264E24">
              <w:rPr>
                <w:rStyle w:val="Hyperlink"/>
                <w:noProof/>
              </w:rPr>
              <w:fldChar w:fldCharType="separate"/>
            </w:r>
            <w:r w:rsidRPr="00264E24">
              <w:rPr>
                <w:rStyle w:val="Hyperlink"/>
                <w:noProof/>
              </w:rPr>
              <w:t>Business Intelligence Model:</w:t>
            </w:r>
            <w:r>
              <w:rPr>
                <w:noProof/>
                <w:webHidden/>
              </w:rPr>
              <w:tab/>
            </w:r>
            <w:r>
              <w:rPr>
                <w:noProof/>
                <w:webHidden/>
              </w:rPr>
              <w:fldChar w:fldCharType="begin"/>
            </w:r>
            <w:r>
              <w:rPr>
                <w:noProof/>
                <w:webHidden/>
              </w:rPr>
              <w:instrText xml:space="preserve"> PAGEREF _Toc38222415 \h </w:instrText>
            </w:r>
          </w:ins>
          <w:r>
            <w:rPr>
              <w:noProof/>
              <w:webHidden/>
            </w:rPr>
          </w:r>
          <w:r>
            <w:rPr>
              <w:noProof/>
              <w:webHidden/>
            </w:rPr>
            <w:fldChar w:fldCharType="separate"/>
          </w:r>
          <w:ins w:id="25" w:author="Qi Cheng" w:date="2020-04-19T20:59:00Z">
            <w:r>
              <w:rPr>
                <w:noProof/>
                <w:webHidden/>
              </w:rPr>
              <w:t>10</w:t>
            </w:r>
            <w:r>
              <w:rPr>
                <w:noProof/>
                <w:webHidden/>
              </w:rPr>
              <w:fldChar w:fldCharType="end"/>
            </w:r>
            <w:r w:rsidRPr="00264E24">
              <w:rPr>
                <w:rStyle w:val="Hyperlink"/>
                <w:noProof/>
              </w:rPr>
              <w:fldChar w:fldCharType="end"/>
            </w:r>
          </w:ins>
        </w:p>
        <w:p w14:paraId="33C96A8A" w14:textId="6BA4DF11" w:rsidR="000C39A4" w:rsidRDefault="000C39A4">
          <w:pPr>
            <w:pStyle w:val="TOC2"/>
            <w:tabs>
              <w:tab w:val="right" w:leader="dot" w:pos="9926"/>
            </w:tabs>
            <w:rPr>
              <w:ins w:id="26" w:author="Qi Cheng" w:date="2020-04-19T20:59:00Z"/>
              <w:b w:val="0"/>
              <w:noProof/>
              <w:color w:val="auto"/>
              <w:sz w:val="22"/>
              <w:lang w:eastAsia="zh-CN"/>
            </w:rPr>
          </w:pPr>
          <w:ins w:id="27" w:author="Qi Cheng" w:date="2020-04-19T20:59:00Z">
            <w:r w:rsidRPr="00264E24">
              <w:rPr>
                <w:rStyle w:val="Hyperlink"/>
                <w:noProof/>
              </w:rPr>
              <w:fldChar w:fldCharType="begin"/>
            </w:r>
            <w:r w:rsidRPr="00264E24">
              <w:rPr>
                <w:rStyle w:val="Hyperlink"/>
                <w:noProof/>
              </w:rPr>
              <w:instrText xml:space="preserve"> </w:instrText>
            </w:r>
            <w:r>
              <w:rPr>
                <w:noProof/>
              </w:rPr>
              <w:instrText>HYPERLINK \l "_Toc38222416"</w:instrText>
            </w:r>
            <w:r w:rsidRPr="00264E24">
              <w:rPr>
                <w:rStyle w:val="Hyperlink"/>
                <w:noProof/>
              </w:rPr>
              <w:instrText xml:space="preserve"> </w:instrText>
            </w:r>
            <w:r w:rsidRPr="00264E24">
              <w:rPr>
                <w:rStyle w:val="Hyperlink"/>
                <w:noProof/>
              </w:rPr>
              <w:fldChar w:fldCharType="separate"/>
            </w:r>
            <w:r w:rsidRPr="00264E24">
              <w:rPr>
                <w:rStyle w:val="Hyperlink"/>
                <w:bCs/>
                <w:noProof/>
              </w:rPr>
              <w:t>VIEW DATA</w:t>
            </w:r>
            <w:r>
              <w:rPr>
                <w:noProof/>
                <w:webHidden/>
              </w:rPr>
              <w:tab/>
            </w:r>
            <w:r>
              <w:rPr>
                <w:noProof/>
                <w:webHidden/>
              </w:rPr>
              <w:fldChar w:fldCharType="begin"/>
            </w:r>
            <w:r>
              <w:rPr>
                <w:noProof/>
                <w:webHidden/>
              </w:rPr>
              <w:instrText xml:space="preserve"> PAGEREF _Toc38222416 \h </w:instrText>
            </w:r>
          </w:ins>
          <w:r>
            <w:rPr>
              <w:noProof/>
              <w:webHidden/>
            </w:rPr>
          </w:r>
          <w:r>
            <w:rPr>
              <w:noProof/>
              <w:webHidden/>
            </w:rPr>
            <w:fldChar w:fldCharType="separate"/>
          </w:r>
          <w:ins w:id="28" w:author="Qi Cheng" w:date="2020-04-19T20:59:00Z">
            <w:r>
              <w:rPr>
                <w:noProof/>
                <w:webHidden/>
              </w:rPr>
              <w:t>10</w:t>
            </w:r>
            <w:r>
              <w:rPr>
                <w:noProof/>
                <w:webHidden/>
              </w:rPr>
              <w:fldChar w:fldCharType="end"/>
            </w:r>
            <w:r w:rsidRPr="00264E24">
              <w:rPr>
                <w:rStyle w:val="Hyperlink"/>
                <w:noProof/>
              </w:rPr>
              <w:fldChar w:fldCharType="end"/>
            </w:r>
          </w:ins>
        </w:p>
        <w:p w14:paraId="5108F3CB" w14:textId="645A8EF4" w:rsidR="000C39A4" w:rsidRDefault="000C39A4">
          <w:pPr>
            <w:pStyle w:val="TOC2"/>
            <w:tabs>
              <w:tab w:val="right" w:leader="dot" w:pos="9926"/>
            </w:tabs>
            <w:rPr>
              <w:ins w:id="29" w:author="Qi Cheng" w:date="2020-04-19T20:59:00Z"/>
              <w:b w:val="0"/>
              <w:noProof/>
              <w:color w:val="auto"/>
              <w:sz w:val="22"/>
              <w:lang w:eastAsia="zh-CN"/>
            </w:rPr>
          </w:pPr>
          <w:ins w:id="30" w:author="Qi Cheng" w:date="2020-04-19T20:59:00Z">
            <w:r w:rsidRPr="00264E24">
              <w:rPr>
                <w:rStyle w:val="Hyperlink"/>
                <w:noProof/>
              </w:rPr>
              <w:fldChar w:fldCharType="begin"/>
            </w:r>
            <w:r w:rsidRPr="00264E24">
              <w:rPr>
                <w:rStyle w:val="Hyperlink"/>
                <w:noProof/>
              </w:rPr>
              <w:instrText xml:space="preserve"> </w:instrText>
            </w:r>
            <w:r>
              <w:rPr>
                <w:noProof/>
              </w:rPr>
              <w:instrText>HYPERLINK \l "_Toc38222417"</w:instrText>
            </w:r>
            <w:r w:rsidRPr="00264E24">
              <w:rPr>
                <w:rStyle w:val="Hyperlink"/>
                <w:noProof/>
              </w:rPr>
              <w:instrText xml:space="preserve"> </w:instrText>
            </w:r>
            <w:r w:rsidRPr="00264E24">
              <w:rPr>
                <w:rStyle w:val="Hyperlink"/>
                <w:noProof/>
              </w:rPr>
              <w:fldChar w:fldCharType="separate"/>
            </w:r>
            <w:r w:rsidRPr="00264E24">
              <w:rPr>
                <w:rStyle w:val="Hyperlink"/>
                <w:bCs/>
                <w:noProof/>
              </w:rPr>
              <w:t>DATA CLEANING</w:t>
            </w:r>
            <w:r>
              <w:rPr>
                <w:noProof/>
                <w:webHidden/>
              </w:rPr>
              <w:tab/>
            </w:r>
            <w:r>
              <w:rPr>
                <w:noProof/>
                <w:webHidden/>
              </w:rPr>
              <w:fldChar w:fldCharType="begin"/>
            </w:r>
            <w:r>
              <w:rPr>
                <w:noProof/>
                <w:webHidden/>
              </w:rPr>
              <w:instrText xml:space="preserve"> PAGEREF _Toc38222417 \h </w:instrText>
            </w:r>
          </w:ins>
          <w:r>
            <w:rPr>
              <w:noProof/>
              <w:webHidden/>
            </w:rPr>
          </w:r>
          <w:r>
            <w:rPr>
              <w:noProof/>
              <w:webHidden/>
            </w:rPr>
            <w:fldChar w:fldCharType="separate"/>
          </w:r>
          <w:ins w:id="31" w:author="Qi Cheng" w:date="2020-04-19T20:59:00Z">
            <w:r>
              <w:rPr>
                <w:noProof/>
                <w:webHidden/>
              </w:rPr>
              <w:t>10</w:t>
            </w:r>
            <w:r>
              <w:rPr>
                <w:noProof/>
                <w:webHidden/>
              </w:rPr>
              <w:fldChar w:fldCharType="end"/>
            </w:r>
            <w:r w:rsidRPr="00264E24">
              <w:rPr>
                <w:rStyle w:val="Hyperlink"/>
                <w:noProof/>
              </w:rPr>
              <w:fldChar w:fldCharType="end"/>
            </w:r>
          </w:ins>
        </w:p>
        <w:p w14:paraId="5F7D8D68" w14:textId="06BE5C56" w:rsidR="000C39A4" w:rsidRDefault="000C39A4">
          <w:pPr>
            <w:pStyle w:val="TOC2"/>
            <w:tabs>
              <w:tab w:val="right" w:leader="dot" w:pos="9926"/>
            </w:tabs>
            <w:rPr>
              <w:ins w:id="32" w:author="Qi Cheng" w:date="2020-04-19T20:59:00Z"/>
              <w:b w:val="0"/>
              <w:noProof/>
              <w:color w:val="auto"/>
              <w:sz w:val="22"/>
              <w:lang w:eastAsia="zh-CN"/>
            </w:rPr>
          </w:pPr>
          <w:ins w:id="33" w:author="Qi Cheng" w:date="2020-04-19T20:59:00Z">
            <w:r w:rsidRPr="00264E24">
              <w:rPr>
                <w:rStyle w:val="Hyperlink"/>
                <w:noProof/>
              </w:rPr>
              <w:fldChar w:fldCharType="begin"/>
            </w:r>
            <w:r w:rsidRPr="00264E24">
              <w:rPr>
                <w:rStyle w:val="Hyperlink"/>
                <w:noProof/>
              </w:rPr>
              <w:instrText xml:space="preserve"> </w:instrText>
            </w:r>
            <w:r>
              <w:rPr>
                <w:noProof/>
              </w:rPr>
              <w:instrText>HYPERLINK \l "_Toc38222418"</w:instrText>
            </w:r>
            <w:r w:rsidRPr="00264E24">
              <w:rPr>
                <w:rStyle w:val="Hyperlink"/>
                <w:noProof/>
              </w:rPr>
              <w:instrText xml:space="preserve"> </w:instrText>
            </w:r>
            <w:r w:rsidRPr="00264E24">
              <w:rPr>
                <w:rStyle w:val="Hyperlink"/>
                <w:noProof/>
              </w:rPr>
              <w:fldChar w:fldCharType="separate"/>
            </w:r>
            <w:r w:rsidRPr="00264E24">
              <w:rPr>
                <w:rStyle w:val="Hyperlink"/>
                <w:bCs/>
                <w:noProof/>
              </w:rPr>
              <w:t>DATA MERGING</w:t>
            </w:r>
            <w:r>
              <w:rPr>
                <w:noProof/>
                <w:webHidden/>
              </w:rPr>
              <w:tab/>
            </w:r>
            <w:r>
              <w:rPr>
                <w:noProof/>
                <w:webHidden/>
              </w:rPr>
              <w:fldChar w:fldCharType="begin"/>
            </w:r>
            <w:r>
              <w:rPr>
                <w:noProof/>
                <w:webHidden/>
              </w:rPr>
              <w:instrText xml:space="preserve"> PAGEREF _Toc38222418 \h </w:instrText>
            </w:r>
          </w:ins>
          <w:r>
            <w:rPr>
              <w:noProof/>
              <w:webHidden/>
            </w:rPr>
          </w:r>
          <w:r>
            <w:rPr>
              <w:noProof/>
              <w:webHidden/>
            </w:rPr>
            <w:fldChar w:fldCharType="separate"/>
          </w:r>
          <w:ins w:id="34" w:author="Qi Cheng" w:date="2020-04-19T20:59:00Z">
            <w:r>
              <w:rPr>
                <w:noProof/>
                <w:webHidden/>
              </w:rPr>
              <w:t>10</w:t>
            </w:r>
            <w:r>
              <w:rPr>
                <w:noProof/>
                <w:webHidden/>
              </w:rPr>
              <w:fldChar w:fldCharType="end"/>
            </w:r>
            <w:r w:rsidRPr="00264E24">
              <w:rPr>
                <w:rStyle w:val="Hyperlink"/>
                <w:noProof/>
              </w:rPr>
              <w:fldChar w:fldCharType="end"/>
            </w:r>
          </w:ins>
        </w:p>
        <w:p w14:paraId="6EA6C6BD" w14:textId="7F45D832" w:rsidR="000C39A4" w:rsidRDefault="000C39A4">
          <w:pPr>
            <w:pStyle w:val="TOC2"/>
            <w:tabs>
              <w:tab w:val="right" w:leader="dot" w:pos="9926"/>
            </w:tabs>
            <w:rPr>
              <w:ins w:id="35" w:author="Qi Cheng" w:date="2020-04-19T20:59:00Z"/>
              <w:b w:val="0"/>
              <w:noProof/>
              <w:color w:val="auto"/>
              <w:sz w:val="22"/>
              <w:lang w:eastAsia="zh-CN"/>
            </w:rPr>
          </w:pPr>
          <w:ins w:id="36" w:author="Qi Cheng" w:date="2020-04-19T20:59:00Z">
            <w:r w:rsidRPr="00264E24">
              <w:rPr>
                <w:rStyle w:val="Hyperlink"/>
                <w:noProof/>
              </w:rPr>
              <w:fldChar w:fldCharType="begin"/>
            </w:r>
            <w:r w:rsidRPr="00264E24">
              <w:rPr>
                <w:rStyle w:val="Hyperlink"/>
                <w:noProof/>
              </w:rPr>
              <w:instrText xml:space="preserve"> </w:instrText>
            </w:r>
            <w:r>
              <w:rPr>
                <w:noProof/>
              </w:rPr>
              <w:instrText>HYPERLINK \l "_Toc38222419"</w:instrText>
            </w:r>
            <w:r w:rsidRPr="00264E24">
              <w:rPr>
                <w:rStyle w:val="Hyperlink"/>
                <w:noProof/>
              </w:rPr>
              <w:instrText xml:space="preserve"> </w:instrText>
            </w:r>
            <w:r w:rsidRPr="00264E24">
              <w:rPr>
                <w:rStyle w:val="Hyperlink"/>
                <w:noProof/>
              </w:rPr>
              <w:fldChar w:fldCharType="separate"/>
            </w:r>
            <w:r w:rsidRPr="00264E24">
              <w:rPr>
                <w:rStyle w:val="Hyperlink"/>
                <w:bCs/>
                <w:noProof/>
              </w:rPr>
              <w:t>CHECK CORRELATION BETWEEN DATA</w:t>
            </w:r>
            <w:r>
              <w:rPr>
                <w:noProof/>
                <w:webHidden/>
              </w:rPr>
              <w:tab/>
            </w:r>
            <w:r>
              <w:rPr>
                <w:noProof/>
                <w:webHidden/>
              </w:rPr>
              <w:fldChar w:fldCharType="begin"/>
            </w:r>
            <w:r>
              <w:rPr>
                <w:noProof/>
                <w:webHidden/>
              </w:rPr>
              <w:instrText xml:space="preserve"> PAGEREF _Toc38222419 \h </w:instrText>
            </w:r>
          </w:ins>
          <w:r>
            <w:rPr>
              <w:noProof/>
              <w:webHidden/>
            </w:rPr>
          </w:r>
          <w:r>
            <w:rPr>
              <w:noProof/>
              <w:webHidden/>
            </w:rPr>
            <w:fldChar w:fldCharType="separate"/>
          </w:r>
          <w:ins w:id="37" w:author="Qi Cheng" w:date="2020-04-19T20:59:00Z">
            <w:r>
              <w:rPr>
                <w:noProof/>
                <w:webHidden/>
              </w:rPr>
              <w:t>10</w:t>
            </w:r>
            <w:r>
              <w:rPr>
                <w:noProof/>
                <w:webHidden/>
              </w:rPr>
              <w:fldChar w:fldCharType="end"/>
            </w:r>
            <w:r w:rsidRPr="00264E24">
              <w:rPr>
                <w:rStyle w:val="Hyperlink"/>
                <w:noProof/>
              </w:rPr>
              <w:fldChar w:fldCharType="end"/>
            </w:r>
          </w:ins>
        </w:p>
        <w:p w14:paraId="0F233973" w14:textId="3DEB4A0A" w:rsidR="000C39A4" w:rsidRDefault="000C39A4">
          <w:pPr>
            <w:pStyle w:val="TOC2"/>
            <w:tabs>
              <w:tab w:val="right" w:leader="dot" w:pos="9926"/>
            </w:tabs>
            <w:rPr>
              <w:ins w:id="38" w:author="Qi Cheng" w:date="2020-04-19T20:59:00Z"/>
              <w:b w:val="0"/>
              <w:noProof/>
              <w:color w:val="auto"/>
              <w:sz w:val="22"/>
              <w:lang w:eastAsia="zh-CN"/>
            </w:rPr>
          </w:pPr>
          <w:ins w:id="39" w:author="Qi Cheng" w:date="2020-04-19T20:59:00Z">
            <w:r w:rsidRPr="00264E24">
              <w:rPr>
                <w:rStyle w:val="Hyperlink"/>
                <w:noProof/>
              </w:rPr>
              <w:fldChar w:fldCharType="begin"/>
            </w:r>
            <w:r w:rsidRPr="00264E24">
              <w:rPr>
                <w:rStyle w:val="Hyperlink"/>
                <w:noProof/>
              </w:rPr>
              <w:instrText xml:space="preserve"> </w:instrText>
            </w:r>
            <w:r>
              <w:rPr>
                <w:noProof/>
              </w:rPr>
              <w:instrText>HYPERLINK \l "_Toc38222420"</w:instrText>
            </w:r>
            <w:r w:rsidRPr="00264E24">
              <w:rPr>
                <w:rStyle w:val="Hyperlink"/>
                <w:noProof/>
              </w:rPr>
              <w:instrText xml:space="preserve"> </w:instrText>
            </w:r>
            <w:r w:rsidRPr="00264E24">
              <w:rPr>
                <w:rStyle w:val="Hyperlink"/>
                <w:noProof/>
              </w:rPr>
              <w:fldChar w:fldCharType="separate"/>
            </w:r>
            <w:r w:rsidRPr="00264E24">
              <w:rPr>
                <w:rStyle w:val="Hyperlink"/>
                <w:bCs/>
                <w:noProof/>
              </w:rPr>
              <w:t>THE MODEL USED FOR PREDICTIONS OF MVP</w:t>
            </w:r>
            <w:r>
              <w:rPr>
                <w:noProof/>
                <w:webHidden/>
              </w:rPr>
              <w:tab/>
            </w:r>
            <w:r>
              <w:rPr>
                <w:noProof/>
                <w:webHidden/>
              </w:rPr>
              <w:fldChar w:fldCharType="begin"/>
            </w:r>
            <w:r>
              <w:rPr>
                <w:noProof/>
                <w:webHidden/>
              </w:rPr>
              <w:instrText xml:space="preserve"> PAGEREF _Toc38222420 \h </w:instrText>
            </w:r>
          </w:ins>
          <w:r>
            <w:rPr>
              <w:noProof/>
              <w:webHidden/>
            </w:rPr>
          </w:r>
          <w:r>
            <w:rPr>
              <w:noProof/>
              <w:webHidden/>
            </w:rPr>
            <w:fldChar w:fldCharType="separate"/>
          </w:r>
          <w:ins w:id="40" w:author="Qi Cheng" w:date="2020-04-19T20:59:00Z">
            <w:r>
              <w:rPr>
                <w:noProof/>
                <w:webHidden/>
              </w:rPr>
              <w:t>10</w:t>
            </w:r>
            <w:r>
              <w:rPr>
                <w:noProof/>
                <w:webHidden/>
              </w:rPr>
              <w:fldChar w:fldCharType="end"/>
            </w:r>
            <w:r w:rsidRPr="00264E24">
              <w:rPr>
                <w:rStyle w:val="Hyperlink"/>
                <w:noProof/>
              </w:rPr>
              <w:fldChar w:fldCharType="end"/>
            </w:r>
          </w:ins>
        </w:p>
        <w:p w14:paraId="555F9CC2" w14:textId="5B2E09DB" w:rsidR="000C39A4" w:rsidRDefault="000C39A4">
          <w:pPr>
            <w:pStyle w:val="TOC1"/>
            <w:tabs>
              <w:tab w:val="right" w:leader="dot" w:pos="9926"/>
            </w:tabs>
            <w:rPr>
              <w:ins w:id="41" w:author="Qi Cheng" w:date="2020-04-19T20:59:00Z"/>
              <w:b w:val="0"/>
              <w:noProof/>
              <w:color w:val="auto"/>
              <w:sz w:val="22"/>
              <w:lang w:eastAsia="zh-CN"/>
            </w:rPr>
          </w:pPr>
          <w:ins w:id="42" w:author="Qi Cheng" w:date="2020-04-19T20:59:00Z">
            <w:r w:rsidRPr="00264E24">
              <w:rPr>
                <w:rStyle w:val="Hyperlink"/>
                <w:noProof/>
              </w:rPr>
              <w:fldChar w:fldCharType="begin"/>
            </w:r>
            <w:r w:rsidRPr="00264E24">
              <w:rPr>
                <w:rStyle w:val="Hyperlink"/>
                <w:noProof/>
              </w:rPr>
              <w:instrText xml:space="preserve"> </w:instrText>
            </w:r>
            <w:r>
              <w:rPr>
                <w:noProof/>
              </w:rPr>
              <w:instrText>HYPERLINK \l "_Toc38222421"</w:instrText>
            </w:r>
            <w:r w:rsidRPr="00264E24">
              <w:rPr>
                <w:rStyle w:val="Hyperlink"/>
                <w:noProof/>
              </w:rPr>
              <w:instrText xml:space="preserve"> </w:instrText>
            </w:r>
            <w:r w:rsidRPr="00264E24">
              <w:rPr>
                <w:rStyle w:val="Hyperlink"/>
                <w:noProof/>
              </w:rPr>
              <w:fldChar w:fldCharType="separate"/>
            </w:r>
            <w:r w:rsidRPr="00264E24">
              <w:rPr>
                <w:rStyle w:val="Hyperlink"/>
                <w:noProof/>
              </w:rPr>
              <w:t>Major R Code</w:t>
            </w:r>
            <w:r>
              <w:rPr>
                <w:noProof/>
                <w:webHidden/>
              </w:rPr>
              <w:tab/>
            </w:r>
            <w:r>
              <w:rPr>
                <w:noProof/>
                <w:webHidden/>
              </w:rPr>
              <w:fldChar w:fldCharType="begin"/>
            </w:r>
            <w:r>
              <w:rPr>
                <w:noProof/>
                <w:webHidden/>
              </w:rPr>
              <w:instrText xml:space="preserve"> PAGEREF _Toc38222421 \h </w:instrText>
            </w:r>
          </w:ins>
          <w:r>
            <w:rPr>
              <w:noProof/>
              <w:webHidden/>
            </w:rPr>
          </w:r>
          <w:r>
            <w:rPr>
              <w:noProof/>
              <w:webHidden/>
            </w:rPr>
            <w:fldChar w:fldCharType="separate"/>
          </w:r>
          <w:ins w:id="43" w:author="Qi Cheng" w:date="2020-04-19T20:59:00Z">
            <w:r>
              <w:rPr>
                <w:noProof/>
                <w:webHidden/>
              </w:rPr>
              <w:t>16</w:t>
            </w:r>
            <w:r>
              <w:rPr>
                <w:noProof/>
                <w:webHidden/>
              </w:rPr>
              <w:fldChar w:fldCharType="end"/>
            </w:r>
            <w:r w:rsidRPr="00264E24">
              <w:rPr>
                <w:rStyle w:val="Hyperlink"/>
                <w:noProof/>
              </w:rPr>
              <w:fldChar w:fldCharType="end"/>
            </w:r>
          </w:ins>
        </w:p>
        <w:p w14:paraId="500DB038" w14:textId="0B3D4834" w:rsidR="000C39A4" w:rsidRDefault="000C39A4">
          <w:pPr>
            <w:pStyle w:val="TOC1"/>
            <w:tabs>
              <w:tab w:val="right" w:leader="dot" w:pos="9926"/>
            </w:tabs>
            <w:rPr>
              <w:ins w:id="44" w:author="Qi Cheng" w:date="2020-04-19T20:59:00Z"/>
              <w:b w:val="0"/>
              <w:noProof/>
              <w:color w:val="auto"/>
              <w:sz w:val="22"/>
              <w:lang w:eastAsia="zh-CN"/>
            </w:rPr>
          </w:pPr>
          <w:ins w:id="45" w:author="Qi Cheng" w:date="2020-04-19T20:59:00Z">
            <w:r w:rsidRPr="00264E24">
              <w:rPr>
                <w:rStyle w:val="Hyperlink"/>
                <w:noProof/>
              </w:rPr>
              <w:fldChar w:fldCharType="begin"/>
            </w:r>
            <w:r w:rsidRPr="00264E24">
              <w:rPr>
                <w:rStyle w:val="Hyperlink"/>
                <w:noProof/>
              </w:rPr>
              <w:instrText xml:space="preserve"> </w:instrText>
            </w:r>
            <w:r>
              <w:rPr>
                <w:noProof/>
              </w:rPr>
              <w:instrText>HYPERLINK \l "_Toc38222422"</w:instrText>
            </w:r>
            <w:r w:rsidRPr="00264E24">
              <w:rPr>
                <w:rStyle w:val="Hyperlink"/>
                <w:noProof/>
              </w:rPr>
              <w:instrText xml:space="preserve"> </w:instrText>
            </w:r>
            <w:r w:rsidRPr="00264E24">
              <w:rPr>
                <w:rStyle w:val="Hyperlink"/>
                <w:noProof/>
              </w:rPr>
              <w:fldChar w:fldCharType="separate"/>
            </w:r>
            <w:r w:rsidRPr="00264E24">
              <w:rPr>
                <w:rStyle w:val="Hyperlink"/>
                <w:noProof/>
              </w:rPr>
              <w:t>Discussions and Conclusions</w:t>
            </w:r>
            <w:r>
              <w:rPr>
                <w:noProof/>
                <w:webHidden/>
              </w:rPr>
              <w:tab/>
            </w:r>
            <w:r>
              <w:rPr>
                <w:noProof/>
                <w:webHidden/>
              </w:rPr>
              <w:fldChar w:fldCharType="begin"/>
            </w:r>
            <w:r>
              <w:rPr>
                <w:noProof/>
                <w:webHidden/>
              </w:rPr>
              <w:instrText xml:space="preserve"> PAGEREF _Toc38222422 \h </w:instrText>
            </w:r>
          </w:ins>
          <w:r>
            <w:rPr>
              <w:noProof/>
              <w:webHidden/>
            </w:rPr>
          </w:r>
          <w:r>
            <w:rPr>
              <w:noProof/>
              <w:webHidden/>
            </w:rPr>
            <w:fldChar w:fldCharType="separate"/>
          </w:r>
          <w:ins w:id="46" w:author="Qi Cheng" w:date="2020-04-19T20:59:00Z">
            <w:r>
              <w:rPr>
                <w:noProof/>
                <w:webHidden/>
              </w:rPr>
              <w:t>24</w:t>
            </w:r>
            <w:r>
              <w:rPr>
                <w:noProof/>
                <w:webHidden/>
              </w:rPr>
              <w:fldChar w:fldCharType="end"/>
            </w:r>
            <w:r w:rsidRPr="00264E24">
              <w:rPr>
                <w:rStyle w:val="Hyperlink"/>
                <w:noProof/>
              </w:rPr>
              <w:fldChar w:fldCharType="end"/>
            </w:r>
          </w:ins>
        </w:p>
        <w:p w14:paraId="382E23D8" w14:textId="0511F82C" w:rsidR="000C39A4" w:rsidRDefault="000C39A4">
          <w:pPr>
            <w:pStyle w:val="TOC1"/>
            <w:tabs>
              <w:tab w:val="right" w:leader="dot" w:pos="9926"/>
            </w:tabs>
            <w:rPr>
              <w:ins w:id="47" w:author="Qi Cheng" w:date="2020-04-19T20:59:00Z"/>
              <w:b w:val="0"/>
              <w:noProof/>
              <w:color w:val="auto"/>
              <w:sz w:val="22"/>
              <w:lang w:eastAsia="zh-CN"/>
            </w:rPr>
          </w:pPr>
          <w:ins w:id="48" w:author="Qi Cheng" w:date="2020-04-19T20:59:00Z">
            <w:r w:rsidRPr="00264E24">
              <w:rPr>
                <w:rStyle w:val="Hyperlink"/>
                <w:noProof/>
              </w:rPr>
              <w:fldChar w:fldCharType="begin"/>
            </w:r>
            <w:r w:rsidRPr="00264E24">
              <w:rPr>
                <w:rStyle w:val="Hyperlink"/>
                <w:noProof/>
              </w:rPr>
              <w:instrText xml:space="preserve"> </w:instrText>
            </w:r>
            <w:r>
              <w:rPr>
                <w:noProof/>
              </w:rPr>
              <w:instrText>HYPERLINK \l "_Toc38222423"</w:instrText>
            </w:r>
            <w:r w:rsidRPr="00264E24">
              <w:rPr>
                <w:rStyle w:val="Hyperlink"/>
                <w:noProof/>
              </w:rPr>
              <w:instrText xml:space="preserve"> </w:instrText>
            </w:r>
            <w:r w:rsidRPr="00264E24">
              <w:rPr>
                <w:rStyle w:val="Hyperlink"/>
                <w:noProof/>
              </w:rPr>
              <w:fldChar w:fldCharType="separate"/>
            </w:r>
            <w:r w:rsidRPr="00264E24">
              <w:rPr>
                <w:rStyle w:val="Hyperlink"/>
                <w:noProof/>
              </w:rPr>
              <w:t>References</w:t>
            </w:r>
            <w:r>
              <w:rPr>
                <w:noProof/>
                <w:webHidden/>
              </w:rPr>
              <w:tab/>
            </w:r>
            <w:r>
              <w:rPr>
                <w:noProof/>
                <w:webHidden/>
              </w:rPr>
              <w:fldChar w:fldCharType="begin"/>
            </w:r>
            <w:r>
              <w:rPr>
                <w:noProof/>
                <w:webHidden/>
              </w:rPr>
              <w:instrText xml:space="preserve"> PAGEREF _Toc38222423 \h </w:instrText>
            </w:r>
          </w:ins>
          <w:r>
            <w:rPr>
              <w:noProof/>
              <w:webHidden/>
            </w:rPr>
          </w:r>
          <w:r>
            <w:rPr>
              <w:noProof/>
              <w:webHidden/>
            </w:rPr>
            <w:fldChar w:fldCharType="separate"/>
          </w:r>
          <w:ins w:id="49" w:author="Qi Cheng" w:date="2020-04-19T20:59:00Z">
            <w:r>
              <w:rPr>
                <w:noProof/>
                <w:webHidden/>
              </w:rPr>
              <w:t>25</w:t>
            </w:r>
            <w:r>
              <w:rPr>
                <w:noProof/>
                <w:webHidden/>
              </w:rPr>
              <w:fldChar w:fldCharType="end"/>
            </w:r>
            <w:r w:rsidRPr="00264E24">
              <w:rPr>
                <w:rStyle w:val="Hyperlink"/>
                <w:noProof/>
              </w:rPr>
              <w:fldChar w:fldCharType="end"/>
            </w:r>
          </w:ins>
        </w:p>
        <w:p w14:paraId="4E48C094" w14:textId="62DF0283" w:rsidR="00866B41" w:rsidDel="00D00C4A" w:rsidRDefault="00866B41">
          <w:pPr>
            <w:pStyle w:val="TOC1"/>
            <w:tabs>
              <w:tab w:val="right" w:leader="dot" w:pos="9926"/>
            </w:tabs>
            <w:rPr>
              <w:del w:id="50" w:author="Qi Cheng" w:date="2020-04-19T20:56:00Z"/>
              <w:b w:val="0"/>
              <w:noProof/>
              <w:color w:val="auto"/>
              <w:sz w:val="22"/>
            </w:rPr>
          </w:pPr>
          <w:del w:id="51" w:author="Qi Cheng" w:date="2020-04-19T20:56:00Z">
            <w:r w:rsidRPr="00D00C4A" w:rsidDel="00D00C4A">
              <w:rPr>
                <w:rPrChange w:id="52" w:author="Qi Cheng" w:date="2020-04-19T20:56:00Z">
                  <w:rPr>
                    <w:rStyle w:val="Hyperlink"/>
                    <w:noProof/>
                  </w:rPr>
                </w:rPrChange>
              </w:rPr>
              <w:delText>Contents</w:delText>
            </w:r>
            <w:r w:rsidDel="00D00C4A">
              <w:rPr>
                <w:noProof/>
                <w:webHidden/>
              </w:rPr>
              <w:tab/>
              <w:delText>2</w:delText>
            </w:r>
          </w:del>
        </w:p>
        <w:p w14:paraId="5810DCBC" w14:textId="4EAD4B84" w:rsidR="00866B41" w:rsidDel="00D00C4A" w:rsidRDefault="00866B41">
          <w:pPr>
            <w:pStyle w:val="TOC1"/>
            <w:tabs>
              <w:tab w:val="right" w:leader="dot" w:pos="9926"/>
            </w:tabs>
            <w:rPr>
              <w:del w:id="53" w:author="Qi Cheng" w:date="2020-04-19T20:56:00Z"/>
              <w:b w:val="0"/>
              <w:noProof/>
              <w:color w:val="auto"/>
              <w:sz w:val="22"/>
            </w:rPr>
          </w:pPr>
          <w:del w:id="54" w:author="Qi Cheng" w:date="2020-04-19T20:56:00Z">
            <w:r w:rsidRPr="00D00C4A" w:rsidDel="00D00C4A">
              <w:rPr>
                <w:rPrChange w:id="55" w:author="Qi Cheng" w:date="2020-04-19T20:56:00Z">
                  <w:rPr>
                    <w:rStyle w:val="Hyperlink"/>
                    <w:noProof/>
                  </w:rPr>
                </w:rPrChange>
              </w:rPr>
              <w:delText>Executive Summary</w:delText>
            </w:r>
            <w:r w:rsidDel="00D00C4A">
              <w:rPr>
                <w:noProof/>
                <w:webHidden/>
              </w:rPr>
              <w:tab/>
              <w:delText>3</w:delText>
            </w:r>
          </w:del>
        </w:p>
        <w:p w14:paraId="19F0F283" w14:textId="13125647" w:rsidR="00866B41" w:rsidDel="00D00C4A" w:rsidRDefault="00866B41">
          <w:pPr>
            <w:pStyle w:val="TOC1"/>
            <w:tabs>
              <w:tab w:val="right" w:leader="dot" w:pos="9926"/>
            </w:tabs>
            <w:rPr>
              <w:del w:id="56" w:author="Qi Cheng" w:date="2020-04-19T20:56:00Z"/>
              <w:b w:val="0"/>
              <w:noProof/>
              <w:color w:val="auto"/>
              <w:sz w:val="22"/>
            </w:rPr>
          </w:pPr>
          <w:del w:id="57" w:author="Qi Cheng" w:date="2020-04-19T20:56:00Z">
            <w:r w:rsidRPr="00D00C4A" w:rsidDel="00D00C4A">
              <w:rPr>
                <w:rPrChange w:id="58" w:author="Qi Cheng" w:date="2020-04-19T20:56:00Z">
                  <w:rPr>
                    <w:rStyle w:val="Hyperlink"/>
                    <w:noProof/>
                  </w:rPr>
                </w:rPrChange>
              </w:rPr>
              <w:delText>Background &amp; Motivation</w:delText>
            </w:r>
            <w:r w:rsidDel="00D00C4A">
              <w:rPr>
                <w:noProof/>
                <w:webHidden/>
              </w:rPr>
              <w:tab/>
              <w:delText>4</w:delText>
            </w:r>
          </w:del>
        </w:p>
        <w:p w14:paraId="4B9459BD" w14:textId="13559513" w:rsidR="00866B41" w:rsidDel="00D00C4A" w:rsidRDefault="00866B41">
          <w:pPr>
            <w:pStyle w:val="TOC1"/>
            <w:tabs>
              <w:tab w:val="right" w:leader="dot" w:pos="9926"/>
            </w:tabs>
            <w:rPr>
              <w:del w:id="59" w:author="Qi Cheng" w:date="2020-04-19T20:56:00Z"/>
              <w:b w:val="0"/>
              <w:noProof/>
              <w:color w:val="auto"/>
              <w:sz w:val="22"/>
            </w:rPr>
          </w:pPr>
          <w:del w:id="60" w:author="Qi Cheng" w:date="2020-04-19T20:56:00Z">
            <w:r w:rsidRPr="00D00C4A" w:rsidDel="00D00C4A">
              <w:rPr>
                <w:rPrChange w:id="61" w:author="Qi Cheng" w:date="2020-04-19T20:56:00Z">
                  <w:rPr>
                    <w:rStyle w:val="Hyperlink"/>
                    <w:noProof/>
                  </w:rPr>
                </w:rPrChange>
              </w:rPr>
              <w:delText>Data Description</w:delText>
            </w:r>
            <w:r w:rsidDel="00D00C4A">
              <w:rPr>
                <w:noProof/>
                <w:webHidden/>
              </w:rPr>
              <w:tab/>
              <w:delText>7</w:delText>
            </w:r>
          </w:del>
        </w:p>
        <w:p w14:paraId="154392CF" w14:textId="1D54B556" w:rsidR="00866B41" w:rsidDel="00D00C4A" w:rsidRDefault="00866B41">
          <w:pPr>
            <w:pStyle w:val="TOC2"/>
            <w:tabs>
              <w:tab w:val="right" w:leader="dot" w:pos="9926"/>
            </w:tabs>
            <w:rPr>
              <w:del w:id="62" w:author="Qi Cheng" w:date="2020-04-19T20:56:00Z"/>
              <w:b w:val="0"/>
              <w:noProof/>
              <w:color w:val="auto"/>
              <w:sz w:val="22"/>
            </w:rPr>
          </w:pPr>
          <w:del w:id="63" w:author="Qi Cheng" w:date="2020-04-19T20:56:00Z">
            <w:r w:rsidRPr="00D00C4A" w:rsidDel="00D00C4A">
              <w:rPr>
                <w:rPrChange w:id="64" w:author="Qi Cheng" w:date="2020-04-19T20:56:00Z">
                  <w:rPr>
                    <w:rStyle w:val="Hyperlink"/>
                    <w:noProof/>
                  </w:rPr>
                </w:rPrChange>
              </w:rPr>
              <w:delText>NBA Player Season dataset: Seasons_Stats.csv [2]</w:delText>
            </w:r>
            <w:r w:rsidDel="00D00C4A">
              <w:rPr>
                <w:noProof/>
                <w:webHidden/>
              </w:rPr>
              <w:tab/>
              <w:delText>7</w:delText>
            </w:r>
          </w:del>
        </w:p>
        <w:p w14:paraId="5C63DF4C" w14:textId="48391493" w:rsidR="00866B41" w:rsidDel="00D00C4A" w:rsidRDefault="00866B41">
          <w:pPr>
            <w:pStyle w:val="TOC2"/>
            <w:tabs>
              <w:tab w:val="right" w:leader="dot" w:pos="9926"/>
            </w:tabs>
            <w:rPr>
              <w:del w:id="65" w:author="Qi Cheng" w:date="2020-04-19T20:56:00Z"/>
              <w:b w:val="0"/>
              <w:noProof/>
              <w:color w:val="auto"/>
              <w:sz w:val="22"/>
            </w:rPr>
          </w:pPr>
          <w:del w:id="66" w:author="Qi Cheng" w:date="2020-04-19T20:56:00Z">
            <w:r w:rsidRPr="00D00C4A" w:rsidDel="00D00C4A">
              <w:rPr>
                <w:rPrChange w:id="67" w:author="Qi Cheng" w:date="2020-04-19T20:56:00Z">
                  <w:rPr>
                    <w:rStyle w:val="Hyperlink"/>
                    <w:noProof/>
                  </w:rPr>
                </w:rPrChange>
              </w:rPr>
              <w:delText>MVP Dataset: MVP_ESPN_Data.csv [3]</w:delText>
            </w:r>
            <w:r w:rsidDel="00D00C4A">
              <w:rPr>
                <w:noProof/>
                <w:webHidden/>
              </w:rPr>
              <w:tab/>
              <w:delText>8</w:delText>
            </w:r>
          </w:del>
        </w:p>
        <w:p w14:paraId="7E7A471D" w14:textId="6EA2877D" w:rsidR="00866B41" w:rsidDel="00D00C4A" w:rsidRDefault="00866B41">
          <w:pPr>
            <w:pStyle w:val="TOC1"/>
            <w:tabs>
              <w:tab w:val="right" w:leader="dot" w:pos="9926"/>
            </w:tabs>
            <w:rPr>
              <w:del w:id="68" w:author="Qi Cheng" w:date="2020-04-19T20:56:00Z"/>
              <w:b w:val="0"/>
              <w:noProof/>
              <w:color w:val="auto"/>
              <w:sz w:val="22"/>
            </w:rPr>
          </w:pPr>
          <w:del w:id="69" w:author="Qi Cheng" w:date="2020-04-19T20:56:00Z">
            <w:r w:rsidRPr="00D00C4A" w:rsidDel="00D00C4A">
              <w:rPr>
                <w:rPrChange w:id="70" w:author="Qi Cheng" w:date="2020-04-19T20:56:00Z">
                  <w:rPr>
                    <w:rStyle w:val="Hyperlink"/>
                    <w:noProof/>
                  </w:rPr>
                </w:rPrChange>
              </w:rPr>
              <w:delText>Major R Code</w:delText>
            </w:r>
            <w:r w:rsidDel="00D00C4A">
              <w:rPr>
                <w:noProof/>
                <w:webHidden/>
              </w:rPr>
              <w:tab/>
              <w:delText>15</w:delText>
            </w:r>
          </w:del>
        </w:p>
        <w:p w14:paraId="340721F1" w14:textId="6CB4AEC3" w:rsidR="00866B41" w:rsidDel="00D00C4A" w:rsidRDefault="00866B41">
          <w:pPr>
            <w:pStyle w:val="TOC1"/>
            <w:tabs>
              <w:tab w:val="right" w:leader="dot" w:pos="9926"/>
            </w:tabs>
            <w:rPr>
              <w:del w:id="71" w:author="Qi Cheng" w:date="2020-04-19T20:56:00Z"/>
              <w:b w:val="0"/>
              <w:noProof/>
              <w:color w:val="auto"/>
              <w:sz w:val="22"/>
            </w:rPr>
          </w:pPr>
          <w:del w:id="72" w:author="Qi Cheng" w:date="2020-04-19T20:56:00Z">
            <w:r w:rsidRPr="00D00C4A" w:rsidDel="00D00C4A">
              <w:rPr>
                <w:rPrChange w:id="73" w:author="Qi Cheng" w:date="2020-04-19T20:56:00Z">
                  <w:rPr>
                    <w:rStyle w:val="Hyperlink"/>
                    <w:noProof/>
                  </w:rPr>
                </w:rPrChange>
              </w:rPr>
              <w:delText>Discussions and Conclusions</w:delText>
            </w:r>
            <w:r w:rsidDel="00D00C4A">
              <w:rPr>
                <w:noProof/>
                <w:webHidden/>
              </w:rPr>
              <w:tab/>
              <w:delText>23</w:delText>
            </w:r>
          </w:del>
        </w:p>
        <w:p w14:paraId="10ADDE84" w14:textId="2BE56D24" w:rsidR="00866B41" w:rsidDel="00D00C4A" w:rsidRDefault="00866B41">
          <w:pPr>
            <w:pStyle w:val="TOC1"/>
            <w:tabs>
              <w:tab w:val="right" w:leader="dot" w:pos="9926"/>
            </w:tabs>
            <w:rPr>
              <w:del w:id="74" w:author="Qi Cheng" w:date="2020-04-19T20:56:00Z"/>
              <w:b w:val="0"/>
              <w:noProof/>
              <w:color w:val="auto"/>
              <w:sz w:val="22"/>
            </w:rPr>
          </w:pPr>
          <w:del w:id="75" w:author="Qi Cheng" w:date="2020-04-19T20:56:00Z">
            <w:r w:rsidRPr="00D00C4A" w:rsidDel="00D00C4A">
              <w:rPr>
                <w:rPrChange w:id="76" w:author="Qi Cheng" w:date="2020-04-19T20:56:00Z">
                  <w:rPr>
                    <w:rStyle w:val="Hyperlink"/>
                    <w:noProof/>
                  </w:rPr>
                </w:rPrChange>
              </w:rPr>
              <w:delText>References</w:delText>
            </w:r>
            <w:r w:rsidDel="00D00C4A">
              <w:rPr>
                <w:noProof/>
                <w:webHidden/>
              </w:rPr>
              <w:tab/>
              <w:delText>24</w:delText>
            </w:r>
          </w:del>
        </w:p>
        <w:p w14:paraId="2417A21E" w14:textId="06B0F8E3" w:rsidR="006A0E3C" w:rsidRDefault="006A0E3C">
          <w:r>
            <w:rPr>
              <w:bCs/>
              <w:noProof/>
            </w:rPr>
            <w:fldChar w:fldCharType="end"/>
          </w:r>
        </w:p>
      </w:sdtContent>
    </w:sdt>
    <w:p w14:paraId="5674A4B0" w14:textId="25800454" w:rsidR="006A0E3C" w:rsidRDefault="006A0E3C" w:rsidP="00947A3B">
      <w:pPr>
        <w:pStyle w:val="Heading1"/>
      </w:pPr>
    </w:p>
    <w:p w14:paraId="25162224" w14:textId="77777777" w:rsidR="006A0E3C" w:rsidRDefault="006A0E3C">
      <w:pPr>
        <w:spacing w:after="200"/>
        <w:rPr>
          <w:rFonts w:asciiTheme="majorHAnsi" w:eastAsiaTheme="majorEastAsia" w:hAnsiTheme="majorHAnsi" w:cstheme="majorBidi"/>
          <w:color w:val="061F57" w:themeColor="text2" w:themeShade="BF"/>
          <w:kern w:val="28"/>
          <w:sz w:val="52"/>
          <w:szCs w:val="32"/>
        </w:rPr>
      </w:pPr>
      <w:r>
        <w:br w:type="page"/>
      </w:r>
    </w:p>
    <w:p w14:paraId="4ECC0943" w14:textId="53DECAC7" w:rsidR="003148E1" w:rsidRDefault="002238E0" w:rsidP="00947A3B">
      <w:pPr>
        <w:pStyle w:val="Heading1"/>
      </w:pPr>
      <w:bookmarkStart w:id="77" w:name="_Toc38222410"/>
      <w:r>
        <w:lastRenderedPageBreak/>
        <w:t>Executive Summary</w:t>
      </w:r>
      <w:bookmarkEnd w:id="77"/>
    </w:p>
    <w:p w14:paraId="6D517561" w14:textId="4D21B4FA" w:rsidR="0064232C" w:rsidRDefault="003148E1" w:rsidP="00947A3B">
      <w:pPr>
        <w:pStyle w:val="Content"/>
        <w:spacing w:before="360"/>
        <w:jc w:val="both"/>
        <w:rPr>
          <w:sz w:val="32"/>
          <w:szCs w:val="24"/>
        </w:rPr>
      </w:pPr>
      <w:r w:rsidRPr="00AA7892">
        <w:rPr>
          <w:sz w:val="32"/>
          <w:szCs w:val="24"/>
        </w:rPr>
        <w:t>This report aim</w:t>
      </w:r>
      <w:r w:rsidR="00FB503D">
        <w:rPr>
          <w:sz w:val="32"/>
          <w:szCs w:val="24"/>
        </w:rPr>
        <w:t>s</w:t>
      </w:r>
      <w:r w:rsidRPr="00AA7892">
        <w:rPr>
          <w:sz w:val="32"/>
          <w:szCs w:val="24"/>
        </w:rPr>
        <w:t xml:space="preserve"> at taking advantage of second-hand National Basketball Association (NBA) historical datasets and using different data mining techniques to measure the performance of a player in a single year and trying to create a useful model to predict whether that player could win the most valuable player (MVP) award. </w:t>
      </w:r>
    </w:p>
    <w:p w14:paraId="2128AA65" w14:textId="18537CD3" w:rsidR="00046AFE" w:rsidRDefault="00046AFE" w:rsidP="00947A3B">
      <w:pPr>
        <w:pStyle w:val="Content"/>
        <w:spacing w:before="360"/>
        <w:jc w:val="both"/>
        <w:rPr>
          <w:sz w:val="32"/>
          <w:szCs w:val="24"/>
        </w:rPr>
      </w:pPr>
      <w:r>
        <w:rPr>
          <w:sz w:val="32"/>
          <w:szCs w:val="24"/>
        </w:rPr>
        <w:t xml:space="preserve">The MVP awards are a very prestigious award in the NBA community and due to its reach in the world between fans, it becomes an important </w:t>
      </w:r>
      <w:proofErr w:type="gramStart"/>
      <w:r>
        <w:rPr>
          <w:sz w:val="32"/>
          <w:szCs w:val="24"/>
        </w:rPr>
        <w:t>decision making</w:t>
      </w:r>
      <w:proofErr w:type="gramEnd"/>
      <w:r>
        <w:rPr>
          <w:sz w:val="32"/>
          <w:szCs w:val="24"/>
        </w:rPr>
        <w:t xml:space="preserve"> factor in a lot of commercial and professional deals.</w:t>
      </w:r>
    </w:p>
    <w:p w14:paraId="4E03E036" w14:textId="77777777" w:rsidR="0064232C" w:rsidRDefault="0064232C" w:rsidP="003148E1">
      <w:pPr>
        <w:pStyle w:val="Content"/>
        <w:jc w:val="both"/>
        <w:rPr>
          <w:sz w:val="32"/>
          <w:szCs w:val="24"/>
        </w:rPr>
      </w:pPr>
    </w:p>
    <w:p w14:paraId="5C30CAE4" w14:textId="7B749365" w:rsidR="0064232C" w:rsidRDefault="0064232C" w:rsidP="0064232C">
      <w:pPr>
        <w:pStyle w:val="Content"/>
        <w:jc w:val="both"/>
        <w:rPr>
          <w:sz w:val="32"/>
          <w:szCs w:val="24"/>
        </w:rPr>
      </w:pPr>
      <w:r>
        <w:rPr>
          <w:sz w:val="32"/>
          <w:szCs w:val="24"/>
        </w:rPr>
        <w:t xml:space="preserve">In this report, </w:t>
      </w:r>
      <w:r w:rsidRPr="0064232C">
        <w:rPr>
          <w:sz w:val="32"/>
          <w:szCs w:val="24"/>
        </w:rPr>
        <w:t>the following</w:t>
      </w:r>
      <w:r>
        <w:rPr>
          <w:sz w:val="32"/>
          <w:szCs w:val="24"/>
        </w:rPr>
        <w:t xml:space="preserve"> efforts</w:t>
      </w:r>
      <w:r w:rsidRPr="0064232C">
        <w:rPr>
          <w:sz w:val="32"/>
          <w:szCs w:val="24"/>
        </w:rPr>
        <w:t xml:space="preserve"> that engage in data mining</w:t>
      </w:r>
      <w:r w:rsidR="00FB503D">
        <w:rPr>
          <w:sz w:val="32"/>
          <w:szCs w:val="24"/>
        </w:rPr>
        <w:t>,</w:t>
      </w:r>
      <w:r>
        <w:rPr>
          <w:sz w:val="32"/>
          <w:szCs w:val="24"/>
        </w:rPr>
        <w:t xml:space="preserve"> including:</w:t>
      </w:r>
    </w:p>
    <w:p w14:paraId="72F43712" w14:textId="50993E70" w:rsidR="0064232C" w:rsidRDefault="0064232C" w:rsidP="0064232C">
      <w:pPr>
        <w:pStyle w:val="Content"/>
        <w:numPr>
          <w:ilvl w:val="0"/>
          <w:numId w:val="4"/>
        </w:numPr>
        <w:jc w:val="both"/>
        <w:rPr>
          <w:sz w:val="32"/>
          <w:szCs w:val="24"/>
        </w:rPr>
      </w:pPr>
      <w:r>
        <w:rPr>
          <w:sz w:val="32"/>
          <w:szCs w:val="24"/>
        </w:rPr>
        <w:t xml:space="preserve">Retrieve the related historical player stats and MVP datasets online </w:t>
      </w:r>
    </w:p>
    <w:p w14:paraId="21FD284E" w14:textId="491E6250" w:rsidR="0064232C" w:rsidRDefault="00FB503D" w:rsidP="0064232C">
      <w:pPr>
        <w:pStyle w:val="Content"/>
        <w:numPr>
          <w:ilvl w:val="0"/>
          <w:numId w:val="4"/>
        </w:numPr>
        <w:jc w:val="both"/>
        <w:rPr>
          <w:sz w:val="32"/>
          <w:szCs w:val="24"/>
        </w:rPr>
      </w:pPr>
      <w:r>
        <w:rPr>
          <w:sz w:val="32"/>
          <w:szCs w:val="24"/>
        </w:rPr>
        <w:t>Preprocessing individual dataset</w:t>
      </w:r>
    </w:p>
    <w:p w14:paraId="2DAE65E3" w14:textId="6E2B3DE1" w:rsidR="00FB503D" w:rsidRDefault="00FB503D" w:rsidP="0064232C">
      <w:pPr>
        <w:pStyle w:val="Content"/>
        <w:numPr>
          <w:ilvl w:val="0"/>
          <w:numId w:val="4"/>
        </w:numPr>
        <w:jc w:val="both"/>
        <w:rPr>
          <w:sz w:val="32"/>
          <w:szCs w:val="24"/>
        </w:rPr>
      </w:pPr>
      <w:r>
        <w:rPr>
          <w:sz w:val="32"/>
          <w:szCs w:val="24"/>
        </w:rPr>
        <w:t>Merge different datasets</w:t>
      </w:r>
    </w:p>
    <w:p w14:paraId="0BF1C2F9" w14:textId="1928CB6F" w:rsidR="00FB503D" w:rsidRDefault="00FB503D" w:rsidP="0064232C">
      <w:pPr>
        <w:pStyle w:val="Content"/>
        <w:numPr>
          <w:ilvl w:val="0"/>
          <w:numId w:val="4"/>
        </w:numPr>
        <w:jc w:val="both"/>
        <w:rPr>
          <w:sz w:val="32"/>
          <w:szCs w:val="24"/>
        </w:rPr>
      </w:pPr>
      <w:r>
        <w:rPr>
          <w:sz w:val="32"/>
          <w:szCs w:val="24"/>
        </w:rPr>
        <w:t>Check correction between data</w:t>
      </w:r>
    </w:p>
    <w:p w14:paraId="4D1117CC" w14:textId="189A3CA9" w:rsidR="00FB503D" w:rsidRDefault="00FB503D" w:rsidP="0064232C">
      <w:pPr>
        <w:pStyle w:val="Content"/>
        <w:numPr>
          <w:ilvl w:val="0"/>
          <w:numId w:val="4"/>
        </w:numPr>
        <w:jc w:val="both"/>
        <w:rPr>
          <w:sz w:val="32"/>
          <w:szCs w:val="24"/>
        </w:rPr>
      </w:pPr>
      <w:r>
        <w:rPr>
          <w:sz w:val="32"/>
          <w:szCs w:val="24"/>
        </w:rPr>
        <w:t>Generate, train and validate the MVP prediction model</w:t>
      </w:r>
    </w:p>
    <w:p w14:paraId="7015CFA5" w14:textId="3CF22082" w:rsidR="0059641E" w:rsidRDefault="0059641E" w:rsidP="0059641E">
      <w:pPr>
        <w:pStyle w:val="Content"/>
        <w:jc w:val="both"/>
        <w:rPr>
          <w:sz w:val="32"/>
          <w:szCs w:val="24"/>
        </w:rPr>
      </w:pPr>
    </w:p>
    <w:p w14:paraId="071CCF62" w14:textId="77777777" w:rsidR="0059641E" w:rsidRDefault="0059641E" w:rsidP="0059641E">
      <w:pPr>
        <w:pStyle w:val="Content"/>
        <w:jc w:val="both"/>
        <w:rPr>
          <w:sz w:val="32"/>
          <w:szCs w:val="24"/>
        </w:rPr>
      </w:pPr>
    </w:p>
    <w:p w14:paraId="1D32F7BE" w14:textId="22D09897" w:rsidR="0059641E" w:rsidRDefault="0059641E" w:rsidP="0059641E">
      <w:pPr>
        <w:pStyle w:val="Content"/>
        <w:jc w:val="both"/>
        <w:rPr>
          <w:sz w:val="32"/>
          <w:szCs w:val="24"/>
        </w:rPr>
      </w:pPr>
      <w:r w:rsidRPr="0059641E">
        <w:rPr>
          <w:b/>
          <w:bCs/>
          <w:sz w:val="32"/>
          <w:szCs w:val="24"/>
        </w:rPr>
        <w:t>Keywords</w:t>
      </w:r>
      <w:r w:rsidRPr="0059641E">
        <w:rPr>
          <w:sz w:val="32"/>
          <w:szCs w:val="24"/>
        </w:rPr>
        <w:t xml:space="preserve">: NBA, </w:t>
      </w:r>
      <w:r>
        <w:rPr>
          <w:sz w:val="32"/>
          <w:szCs w:val="24"/>
        </w:rPr>
        <w:t xml:space="preserve">MVP, </w:t>
      </w:r>
      <w:r w:rsidRPr="0059641E">
        <w:rPr>
          <w:sz w:val="32"/>
          <w:szCs w:val="24"/>
        </w:rPr>
        <w:t xml:space="preserve">data mining, </w:t>
      </w:r>
      <w:r>
        <w:rPr>
          <w:sz w:val="32"/>
          <w:szCs w:val="24"/>
        </w:rPr>
        <w:t>datasets</w:t>
      </w:r>
      <w:r w:rsidRPr="0059641E">
        <w:rPr>
          <w:sz w:val="32"/>
          <w:szCs w:val="24"/>
        </w:rPr>
        <w:t xml:space="preserve">, </w:t>
      </w:r>
      <w:r>
        <w:rPr>
          <w:sz w:val="32"/>
          <w:szCs w:val="24"/>
        </w:rPr>
        <w:t>prediction</w:t>
      </w:r>
      <w:r w:rsidR="00046AFE">
        <w:rPr>
          <w:sz w:val="32"/>
          <w:szCs w:val="24"/>
        </w:rPr>
        <w:t>,</w:t>
      </w:r>
      <w:r w:rsidR="00CA3A68">
        <w:rPr>
          <w:sz w:val="32"/>
          <w:szCs w:val="24"/>
        </w:rPr>
        <w:t xml:space="preserve"> </w:t>
      </w:r>
      <w:r w:rsidR="00046AFE">
        <w:rPr>
          <w:sz w:val="32"/>
          <w:szCs w:val="24"/>
        </w:rPr>
        <w:t>decision</w:t>
      </w:r>
    </w:p>
    <w:p w14:paraId="17A37146" w14:textId="47801786" w:rsidR="0064232C" w:rsidRDefault="0064232C" w:rsidP="0064232C">
      <w:pPr>
        <w:pStyle w:val="Content"/>
        <w:jc w:val="both"/>
        <w:rPr>
          <w:sz w:val="32"/>
          <w:szCs w:val="24"/>
        </w:rPr>
      </w:pPr>
    </w:p>
    <w:p w14:paraId="18135DD4" w14:textId="3A0341F1" w:rsidR="0064232C" w:rsidRDefault="0064232C" w:rsidP="0064232C">
      <w:pPr>
        <w:pStyle w:val="Content"/>
        <w:jc w:val="both"/>
        <w:rPr>
          <w:sz w:val="32"/>
          <w:szCs w:val="24"/>
        </w:rPr>
      </w:pPr>
    </w:p>
    <w:p w14:paraId="2A058FAC" w14:textId="32657A26" w:rsidR="0064232C" w:rsidRDefault="0064232C" w:rsidP="0064232C">
      <w:pPr>
        <w:pStyle w:val="Content"/>
        <w:jc w:val="both"/>
        <w:rPr>
          <w:sz w:val="32"/>
          <w:szCs w:val="24"/>
        </w:rPr>
      </w:pPr>
    </w:p>
    <w:p w14:paraId="7A0BD446" w14:textId="32DB84C8" w:rsidR="0064232C" w:rsidRDefault="0064232C" w:rsidP="0064232C">
      <w:pPr>
        <w:pStyle w:val="Content"/>
        <w:jc w:val="both"/>
        <w:rPr>
          <w:sz w:val="32"/>
          <w:szCs w:val="24"/>
        </w:rPr>
      </w:pPr>
    </w:p>
    <w:p w14:paraId="2A81B02B" w14:textId="4C502E59" w:rsidR="0064232C" w:rsidRDefault="0064232C" w:rsidP="0064232C">
      <w:pPr>
        <w:pStyle w:val="Content"/>
        <w:jc w:val="both"/>
        <w:rPr>
          <w:sz w:val="32"/>
          <w:szCs w:val="24"/>
        </w:rPr>
      </w:pPr>
    </w:p>
    <w:p w14:paraId="3B0EE62C" w14:textId="45A0F7A8" w:rsidR="0064232C" w:rsidRDefault="0064232C" w:rsidP="0064232C">
      <w:pPr>
        <w:pStyle w:val="Content"/>
        <w:jc w:val="both"/>
        <w:rPr>
          <w:sz w:val="32"/>
          <w:szCs w:val="24"/>
        </w:rPr>
      </w:pPr>
    </w:p>
    <w:p w14:paraId="4B49C16C" w14:textId="678E1A75" w:rsidR="0064232C" w:rsidRDefault="0064232C" w:rsidP="0064232C">
      <w:pPr>
        <w:pStyle w:val="Content"/>
        <w:jc w:val="both"/>
        <w:rPr>
          <w:sz w:val="32"/>
          <w:szCs w:val="24"/>
        </w:rPr>
      </w:pPr>
    </w:p>
    <w:p w14:paraId="4B6A2EB5" w14:textId="438EA7F3" w:rsidR="0064232C" w:rsidRDefault="0064232C" w:rsidP="0064232C">
      <w:pPr>
        <w:pStyle w:val="Content"/>
        <w:jc w:val="both"/>
        <w:rPr>
          <w:sz w:val="32"/>
          <w:szCs w:val="24"/>
        </w:rPr>
      </w:pPr>
    </w:p>
    <w:p w14:paraId="171F3668" w14:textId="2376FF9C" w:rsidR="00947A3B" w:rsidRDefault="00947A3B" w:rsidP="0064232C">
      <w:pPr>
        <w:pStyle w:val="Heading1"/>
      </w:pPr>
      <w:bookmarkStart w:id="78" w:name="_Toc38222411"/>
      <w:r>
        <w:lastRenderedPageBreak/>
        <w:t>Background &amp; Motivation</w:t>
      </w:r>
      <w:bookmarkEnd w:id="78"/>
    </w:p>
    <w:p w14:paraId="0DC3E3A5" w14:textId="515B27EB" w:rsidR="0064232C" w:rsidRDefault="00947A3B" w:rsidP="00947A3B">
      <w:pPr>
        <w:pStyle w:val="Content"/>
        <w:spacing w:before="360"/>
        <w:jc w:val="both"/>
        <w:rPr>
          <w:sz w:val="32"/>
          <w:szCs w:val="24"/>
        </w:rPr>
      </w:pPr>
      <w:r w:rsidRPr="00947A3B">
        <w:rPr>
          <w:sz w:val="32"/>
          <w:szCs w:val="24"/>
        </w:rPr>
        <w:t xml:space="preserve">The </w:t>
      </w:r>
      <w:r>
        <w:rPr>
          <w:sz w:val="32"/>
          <w:szCs w:val="24"/>
        </w:rPr>
        <w:t>MVP</w:t>
      </w:r>
      <w:r w:rsidRPr="00947A3B">
        <w:rPr>
          <w:sz w:val="32"/>
          <w:szCs w:val="24"/>
        </w:rPr>
        <w:t xml:space="preserve"> Award is an annual NBA award given since the 1955–56 season to the best performing player of the regular season.</w:t>
      </w:r>
      <w:r>
        <w:rPr>
          <w:sz w:val="32"/>
          <w:szCs w:val="24"/>
        </w:rPr>
        <w:t xml:space="preserve"> As one of the most prestigious awards, the debate regarding who will be the next MVP player is always p</w:t>
      </w:r>
      <w:r w:rsidRPr="00947A3B">
        <w:rPr>
          <w:sz w:val="32"/>
          <w:szCs w:val="24"/>
        </w:rPr>
        <w:t xml:space="preserve">art of the </w:t>
      </w:r>
      <w:r>
        <w:rPr>
          <w:sz w:val="32"/>
          <w:szCs w:val="24"/>
        </w:rPr>
        <w:t xml:space="preserve">hot topic among NBA fans and media. </w:t>
      </w:r>
    </w:p>
    <w:p w14:paraId="70C7E191" w14:textId="16686124" w:rsidR="00947A3B" w:rsidRDefault="00947A3B" w:rsidP="0064232C">
      <w:pPr>
        <w:pStyle w:val="Content"/>
        <w:jc w:val="both"/>
        <w:rPr>
          <w:sz w:val="32"/>
          <w:szCs w:val="24"/>
        </w:rPr>
      </w:pPr>
    </w:p>
    <w:p w14:paraId="70A8628A" w14:textId="45A12086" w:rsidR="00FC5EF3" w:rsidRDefault="00FC5EF3" w:rsidP="00FC5EF3">
      <w:pPr>
        <w:pStyle w:val="Content"/>
        <w:jc w:val="both"/>
        <w:rPr>
          <w:sz w:val="32"/>
          <w:szCs w:val="24"/>
        </w:rPr>
      </w:pPr>
      <w:r w:rsidRPr="00FC5EF3">
        <w:rPr>
          <w:sz w:val="32"/>
          <w:szCs w:val="24"/>
        </w:rPr>
        <w:t xml:space="preserve">The motivation behind the project was to introduce Machine learning power to the </w:t>
      </w:r>
      <w:r>
        <w:rPr>
          <w:sz w:val="32"/>
          <w:szCs w:val="24"/>
        </w:rPr>
        <w:t>NBA world and help make a very crucial decision like below which based on the NBA MVP awards:</w:t>
      </w:r>
    </w:p>
    <w:p w14:paraId="75A14F5B" w14:textId="77777777" w:rsidR="00FC5EF3" w:rsidRPr="00FC5EF3" w:rsidRDefault="00FC5EF3" w:rsidP="00FC5EF3">
      <w:pPr>
        <w:pStyle w:val="Content"/>
        <w:jc w:val="both"/>
        <w:rPr>
          <w:sz w:val="32"/>
          <w:szCs w:val="24"/>
        </w:rPr>
      </w:pPr>
    </w:p>
    <w:p w14:paraId="546BEE72" w14:textId="34E6BFA7" w:rsidR="00FC5EF3" w:rsidRPr="00FC5EF3" w:rsidRDefault="00FC5EF3" w:rsidP="00FC5EF3">
      <w:pPr>
        <w:pStyle w:val="Content"/>
        <w:numPr>
          <w:ilvl w:val="0"/>
          <w:numId w:val="7"/>
        </w:numPr>
        <w:jc w:val="both"/>
        <w:rPr>
          <w:sz w:val="32"/>
          <w:szCs w:val="24"/>
        </w:rPr>
      </w:pPr>
      <w:r w:rsidRPr="00FC5EF3">
        <w:rPr>
          <w:sz w:val="32"/>
          <w:szCs w:val="24"/>
        </w:rPr>
        <w:t>The business value of this means that this model can be used to predict MVP even before the real results based on the seasonal performance basis</w:t>
      </w:r>
      <w:del w:id="79" w:author="Qi Cheng" w:date="2020-04-19T20:18:00Z">
        <w:r w:rsidRPr="00FC5EF3" w:rsidDel="00194C46">
          <w:rPr>
            <w:sz w:val="32"/>
            <w:szCs w:val="24"/>
          </w:rPr>
          <w:delText xml:space="preserve"> and t</w:delText>
        </w:r>
      </w:del>
      <w:ins w:id="80" w:author="Qi Cheng" w:date="2020-04-19T20:18:00Z">
        <w:r w:rsidR="00194C46">
          <w:rPr>
            <w:sz w:val="32"/>
            <w:szCs w:val="24"/>
          </w:rPr>
          <w:t>. T</w:t>
        </w:r>
      </w:ins>
      <w:r w:rsidRPr="00FC5EF3">
        <w:rPr>
          <w:sz w:val="32"/>
          <w:szCs w:val="24"/>
        </w:rPr>
        <w:t>hus</w:t>
      </w:r>
      <w:ins w:id="81" w:author="Qi Cheng" w:date="2020-04-19T21:11:00Z">
        <w:r w:rsidR="001E6108">
          <w:rPr>
            <w:sz w:val="32"/>
            <w:szCs w:val="24"/>
          </w:rPr>
          <w:t>,</w:t>
        </w:r>
      </w:ins>
      <w:r w:rsidRPr="00FC5EF3">
        <w:rPr>
          <w:sz w:val="32"/>
          <w:szCs w:val="24"/>
        </w:rPr>
        <w:t xml:space="preserve"> the managers of the teams can retain a player or sign a new contract with him before getting the MVP award which will save a lot of money</w:t>
      </w:r>
      <w:r>
        <w:rPr>
          <w:sz w:val="32"/>
          <w:szCs w:val="24"/>
        </w:rPr>
        <w:t xml:space="preserve"> as suddenly the fees and rates of contracts increase with the market value of the Player.</w:t>
      </w:r>
    </w:p>
    <w:p w14:paraId="4BA76A46" w14:textId="77777777" w:rsidR="00FC5EF3" w:rsidRPr="00FC5EF3" w:rsidRDefault="00FC5EF3" w:rsidP="00FC5EF3">
      <w:pPr>
        <w:pStyle w:val="Content"/>
        <w:jc w:val="both"/>
        <w:rPr>
          <w:sz w:val="32"/>
          <w:szCs w:val="24"/>
        </w:rPr>
      </w:pPr>
    </w:p>
    <w:p w14:paraId="70A4D79E" w14:textId="131037CE" w:rsidR="00FC5EF3" w:rsidRDefault="00FC5EF3" w:rsidP="00FC5EF3">
      <w:pPr>
        <w:pStyle w:val="Content"/>
        <w:numPr>
          <w:ilvl w:val="0"/>
          <w:numId w:val="7"/>
        </w:numPr>
        <w:jc w:val="both"/>
        <w:rPr>
          <w:sz w:val="32"/>
          <w:szCs w:val="24"/>
        </w:rPr>
      </w:pPr>
      <w:r w:rsidRPr="00FC5EF3">
        <w:rPr>
          <w:sz w:val="32"/>
          <w:szCs w:val="24"/>
        </w:rPr>
        <w:t>The Betting industry earns a lot</w:t>
      </w:r>
      <w:del w:id="82" w:author="Qi Cheng" w:date="2020-04-19T20:18:00Z">
        <w:r w:rsidRPr="00FC5EF3" w:rsidDel="00194C46">
          <w:rPr>
            <w:sz w:val="32"/>
            <w:szCs w:val="24"/>
          </w:rPr>
          <w:delText xml:space="preserve"> </w:delText>
        </w:r>
      </w:del>
      <w:del w:id="83" w:author="Qi Cheng" w:date="2020-04-19T20:08:00Z">
        <w:r w:rsidRPr="00FC5EF3" w:rsidDel="00B71E34">
          <w:rPr>
            <w:sz w:val="32"/>
            <w:szCs w:val="24"/>
          </w:rPr>
          <w:delText>and thus</w:delText>
        </w:r>
      </w:del>
      <w:ins w:id="84" w:author="Qi Cheng" w:date="2020-04-19T20:09:00Z">
        <w:r w:rsidR="00B71E34">
          <w:rPr>
            <w:sz w:val="32"/>
            <w:szCs w:val="24"/>
          </w:rPr>
          <w:t>,</w:t>
        </w:r>
      </w:ins>
      <w:ins w:id="85" w:author="Qi Cheng" w:date="2020-04-19T20:18:00Z">
        <w:r w:rsidR="00194C46">
          <w:rPr>
            <w:sz w:val="32"/>
            <w:szCs w:val="24"/>
          </w:rPr>
          <w:t xml:space="preserve"> </w:t>
        </w:r>
      </w:ins>
      <w:del w:id="86" w:author="Qi Cheng" w:date="2020-04-19T20:08:00Z">
        <w:r w:rsidRPr="00FC5EF3" w:rsidDel="00B71E34">
          <w:rPr>
            <w:sz w:val="32"/>
            <w:szCs w:val="24"/>
          </w:rPr>
          <w:delText xml:space="preserve"> </w:delText>
        </w:r>
      </w:del>
      <w:ins w:id="87" w:author="Qi Cheng" w:date="2020-04-19T20:08:00Z">
        <w:r w:rsidR="00B71E34">
          <w:rPr>
            <w:sz w:val="32"/>
            <w:szCs w:val="24"/>
          </w:rPr>
          <w:t xml:space="preserve">thereby </w:t>
        </w:r>
      </w:ins>
      <w:r w:rsidRPr="00FC5EF3">
        <w:rPr>
          <w:sz w:val="32"/>
          <w:szCs w:val="24"/>
        </w:rPr>
        <w:t xml:space="preserve">using this </w:t>
      </w:r>
      <w:r>
        <w:rPr>
          <w:sz w:val="32"/>
          <w:szCs w:val="24"/>
        </w:rPr>
        <w:t>prediction model adds some statistics to the Bets</w:t>
      </w:r>
      <w:r w:rsidRPr="00FC5EF3">
        <w:rPr>
          <w:sz w:val="32"/>
          <w:szCs w:val="24"/>
        </w:rPr>
        <w:t>.</w:t>
      </w:r>
    </w:p>
    <w:p w14:paraId="7E9E87AA" w14:textId="77777777" w:rsidR="00FC5EF3" w:rsidRPr="00FC5EF3" w:rsidRDefault="00FC5EF3" w:rsidP="00FC5EF3">
      <w:pPr>
        <w:pStyle w:val="Content"/>
        <w:jc w:val="both"/>
        <w:rPr>
          <w:sz w:val="32"/>
          <w:szCs w:val="24"/>
        </w:rPr>
      </w:pPr>
    </w:p>
    <w:p w14:paraId="7EF0C094" w14:textId="6CF70761" w:rsidR="00FC5EF3" w:rsidRPr="00FC5EF3" w:rsidRDefault="00FC5EF3" w:rsidP="00FC5EF3">
      <w:pPr>
        <w:pStyle w:val="Content"/>
        <w:numPr>
          <w:ilvl w:val="0"/>
          <w:numId w:val="7"/>
        </w:numPr>
        <w:jc w:val="both"/>
        <w:rPr>
          <w:sz w:val="32"/>
          <w:szCs w:val="24"/>
        </w:rPr>
      </w:pPr>
      <w:r w:rsidRPr="00FC5EF3">
        <w:rPr>
          <w:sz w:val="32"/>
          <w:szCs w:val="24"/>
        </w:rPr>
        <w:t xml:space="preserve">The way model generates a value for Team owners and NBA broadcasters make it a </w:t>
      </w:r>
      <w:ins w:id="88" w:author="Qi Cheng" w:date="2020-04-19T20:11:00Z">
        <w:r w:rsidR="00B71E34">
          <w:rPr>
            <w:sz w:val="32"/>
            <w:szCs w:val="24"/>
          </w:rPr>
          <w:t xml:space="preserve">very </w:t>
        </w:r>
      </w:ins>
      <w:del w:id="89" w:author="Qi Cheng" w:date="2020-04-19T20:09:00Z">
        <w:r w:rsidRPr="00FC5EF3" w:rsidDel="00B71E34">
          <w:rPr>
            <w:sz w:val="32"/>
            <w:szCs w:val="24"/>
          </w:rPr>
          <w:delText>very helpfu</w:delText>
        </w:r>
      </w:del>
      <w:ins w:id="90" w:author="Qi Cheng" w:date="2020-04-19T20:09:00Z">
        <w:r w:rsidR="00B71E34">
          <w:rPr>
            <w:sz w:val="32"/>
            <w:szCs w:val="24"/>
          </w:rPr>
          <w:t>beneficia</w:t>
        </w:r>
      </w:ins>
      <w:r w:rsidRPr="00FC5EF3">
        <w:rPr>
          <w:sz w:val="32"/>
          <w:szCs w:val="24"/>
        </w:rPr>
        <w:t xml:space="preserve">l product for the NBA </w:t>
      </w:r>
      <w:proofErr w:type="gramStart"/>
      <w:r w:rsidRPr="00FC5EF3">
        <w:rPr>
          <w:sz w:val="32"/>
          <w:szCs w:val="24"/>
        </w:rPr>
        <w:t>context as a whole</w:t>
      </w:r>
      <w:proofErr w:type="gramEnd"/>
      <w:r w:rsidRPr="00FC5EF3">
        <w:rPr>
          <w:sz w:val="32"/>
          <w:szCs w:val="24"/>
        </w:rPr>
        <w:t>. Because other than Championship,</w:t>
      </w:r>
      <w:r>
        <w:rPr>
          <w:sz w:val="32"/>
          <w:szCs w:val="24"/>
        </w:rPr>
        <w:t xml:space="preserve"> </w:t>
      </w:r>
      <w:r w:rsidRPr="00FC5EF3">
        <w:rPr>
          <w:sz w:val="32"/>
          <w:szCs w:val="24"/>
        </w:rPr>
        <w:t xml:space="preserve">MVP is the biggest award of the season and a lot of things like player salary, player contract, </w:t>
      </w:r>
      <w:del w:id="91" w:author="Qi Cheng" w:date="2020-04-19T20:10:00Z">
        <w:r w:rsidRPr="00FC5EF3" w:rsidDel="00B71E34">
          <w:rPr>
            <w:sz w:val="32"/>
            <w:szCs w:val="24"/>
          </w:rPr>
          <w:delText xml:space="preserve">Retaining </w:delText>
        </w:r>
      </w:del>
      <w:ins w:id="92" w:author="Qi Cheng" w:date="2020-04-19T20:10:00Z">
        <w:r w:rsidR="00B71E34">
          <w:rPr>
            <w:sz w:val="32"/>
            <w:szCs w:val="24"/>
          </w:rPr>
          <w:t>r</w:t>
        </w:r>
        <w:r w:rsidR="00B71E34" w:rsidRPr="00FC5EF3">
          <w:rPr>
            <w:sz w:val="32"/>
            <w:szCs w:val="24"/>
          </w:rPr>
          <w:t xml:space="preserve">etaining </w:t>
        </w:r>
      </w:ins>
      <w:r w:rsidRPr="00FC5EF3">
        <w:rPr>
          <w:sz w:val="32"/>
          <w:szCs w:val="24"/>
        </w:rPr>
        <w:t>a player decision becomes very imp</w:t>
      </w:r>
      <w:ins w:id="93" w:author="Qi Cheng" w:date="2020-04-19T20:10:00Z">
        <w:r w:rsidR="00B71E34">
          <w:rPr>
            <w:sz w:val="32"/>
            <w:szCs w:val="24"/>
          </w:rPr>
          <w:t>ortant</w:t>
        </w:r>
      </w:ins>
      <w:r w:rsidRPr="00FC5EF3">
        <w:rPr>
          <w:sz w:val="32"/>
          <w:szCs w:val="24"/>
        </w:rPr>
        <w:t xml:space="preserve"> and depends on </w:t>
      </w:r>
      <w:ins w:id="94" w:author="Qi Cheng" w:date="2020-04-19T20:10:00Z">
        <w:r w:rsidR="00B71E34">
          <w:rPr>
            <w:sz w:val="32"/>
            <w:szCs w:val="24"/>
          </w:rPr>
          <w:t xml:space="preserve">the </w:t>
        </w:r>
      </w:ins>
      <w:r w:rsidRPr="00FC5EF3">
        <w:rPr>
          <w:sz w:val="32"/>
          <w:szCs w:val="24"/>
        </w:rPr>
        <w:t>MVP result.</w:t>
      </w:r>
      <w:r>
        <w:rPr>
          <w:sz w:val="32"/>
          <w:szCs w:val="24"/>
        </w:rPr>
        <w:t xml:space="preserve"> </w:t>
      </w:r>
      <w:r w:rsidRPr="00FC5EF3">
        <w:rPr>
          <w:sz w:val="32"/>
          <w:szCs w:val="24"/>
        </w:rPr>
        <w:t xml:space="preserve">If this can be predicted earlier before the end of </w:t>
      </w:r>
      <w:r>
        <w:rPr>
          <w:sz w:val="32"/>
          <w:szCs w:val="24"/>
        </w:rPr>
        <w:t xml:space="preserve">the </w:t>
      </w:r>
      <w:r w:rsidRPr="00FC5EF3">
        <w:rPr>
          <w:sz w:val="32"/>
          <w:szCs w:val="24"/>
        </w:rPr>
        <w:t>season</w:t>
      </w:r>
      <w:ins w:id="95" w:author="Qi Cheng" w:date="2020-04-19T20:11:00Z">
        <w:r w:rsidR="00B71E34">
          <w:rPr>
            <w:sz w:val="32"/>
            <w:szCs w:val="24"/>
          </w:rPr>
          <w:t>,</w:t>
        </w:r>
      </w:ins>
      <w:r w:rsidRPr="00FC5EF3">
        <w:rPr>
          <w:sz w:val="32"/>
          <w:szCs w:val="24"/>
        </w:rPr>
        <w:t xml:space="preserve"> </w:t>
      </w:r>
      <w:del w:id="96" w:author="Qi Cheng" w:date="2020-04-19T20:11:00Z">
        <w:r w:rsidRPr="00FC5EF3" w:rsidDel="00B71E34">
          <w:rPr>
            <w:sz w:val="32"/>
            <w:szCs w:val="24"/>
          </w:rPr>
          <w:delText xml:space="preserve">than </w:delText>
        </w:r>
      </w:del>
      <w:ins w:id="97" w:author="Qi Cheng" w:date="2020-04-19T20:11:00Z">
        <w:r w:rsidR="00B71E34" w:rsidRPr="00FC5EF3">
          <w:rPr>
            <w:sz w:val="32"/>
            <w:szCs w:val="24"/>
          </w:rPr>
          <w:t>th</w:t>
        </w:r>
        <w:r w:rsidR="00B71E34">
          <w:rPr>
            <w:sz w:val="32"/>
            <w:szCs w:val="24"/>
          </w:rPr>
          <w:t>e</w:t>
        </w:r>
        <w:r w:rsidR="00B71E34" w:rsidRPr="00FC5EF3">
          <w:rPr>
            <w:sz w:val="32"/>
            <w:szCs w:val="24"/>
          </w:rPr>
          <w:t xml:space="preserve">n </w:t>
        </w:r>
      </w:ins>
      <w:r w:rsidRPr="00FC5EF3">
        <w:rPr>
          <w:sz w:val="32"/>
          <w:szCs w:val="24"/>
        </w:rPr>
        <w:t xml:space="preserve">this can be said that </w:t>
      </w:r>
      <w:del w:id="98" w:author="Qi Cheng" w:date="2020-04-19T20:12:00Z">
        <w:r w:rsidRPr="00FC5EF3" w:rsidDel="00B71E34">
          <w:rPr>
            <w:sz w:val="32"/>
            <w:szCs w:val="24"/>
          </w:rPr>
          <w:delText xml:space="preserve">this </w:delText>
        </w:r>
      </w:del>
      <w:ins w:id="99" w:author="Qi Cheng" w:date="2020-04-19T20:12:00Z">
        <w:r w:rsidR="00B71E34">
          <w:rPr>
            <w:sz w:val="32"/>
            <w:szCs w:val="24"/>
          </w:rPr>
          <w:t>it</w:t>
        </w:r>
        <w:r w:rsidR="00B71E34" w:rsidRPr="00FC5EF3">
          <w:rPr>
            <w:sz w:val="32"/>
            <w:szCs w:val="24"/>
          </w:rPr>
          <w:t xml:space="preserve"> </w:t>
        </w:r>
      </w:ins>
      <w:r w:rsidRPr="00FC5EF3">
        <w:rPr>
          <w:sz w:val="32"/>
          <w:szCs w:val="24"/>
        </w:rPr>
        <w:t>will save a lot of money for a lot of people.</w:t>
      </w:r>
    </w:p>
    <w:p w14:paraId="7518FB74" w14:textId="77777777" w:rsidR="00FC5EF3" w:rsidRPr="00FC5EF3" w:rsidRDefault="00FC5EF3" w:rsidP="00FC5EF3">
      <w:pPr>
        <w:pStyle w:val="Content"/>
        <w:jc w:val="both"/>
        <w:rPr>
          <w:sz w:val="32"/>
          <w:szCs w:val="24"/>
        </w:rPr>
      </w:pPr>
    </w:p>
    <w:p w14:paraId="1BA4D0DC" w14:textId="77777777" w:rsidR="00FC5EF3" w:rsidRPr="00FC5EF3" w:rsidRDefault="00FC5EF3" w:rsidP="00FC5EF3">
      <w:pPr>
        <w:pStyle w:val="Content"/>
        <w:jc w:val="both"/>
        <w:rPr>
          <w:sz w:val="32"/>
          <w:szCs w:val="24"/>
        </w:rPr>
      </w:pPr>
    </w:p>
    <w:p w14:paraId="1CED4FB5" w14:textId="5268CCB2" w:rsidR="00FC5EF3" w:rsidRPr="00FC5EF3" w:rsidRDefault="00FC5EF3" w:rsidP="00FC5EF3">
      <w:pPr>
        <w:pStyle w:val="Content"/>
        <w:numPr>
          <w:ilvl w:val="0"/>
          <w:numId w:val="7"/>
        </w:numPr>
        <w:jc w:val="both"/>
        <w:rPr>
          <w:sz w:val="32"/>
          <w:szCs w:val="24"/>
        </w:rPr>
      </w:pPr>
      <w:r w:rsidRPr="00FC5EF3">
        <w:rPr>
          <w:sz w:val="32"/>
          <w:szCs w:val="24"/>
        </w:rPr>
        <w:t xml:space="preserve">Commercial side opportunities </w:t>
      </w:r>
      <w:del w:id="100" w:author="Qi Cheng" w:date="2020-04-19T20:12:00Z">
        <w:r w:rsidRPr="00FC5EF3" w:rsidDel="00B71E34">
          <w:rPr>
            <w:sz w:val="32"/>
            <w:szCs w:val="24"/>
          </w:rPr>
          <w:delText xml:space="preserve">of </w:delText>
        </w:r>
      </w:del>
      <w:ins w:id="101" w:author="Qi Cheng" w:date="2020-04-19T20:12:00Z">
        <w:r w:rsidR="00B71E34">
          <w:rPr>
            <w:sz w:val="32"/>
            <w:szCs w:val="24"/>
          </w:rPr>
          <w:t>for</w:t>
        </w:r>
        <w:r w:rsidR="00B71E34" w:rsidRPr="00FC5EF3">
          <w:rPr>
            <w:sz w:val="32"/>
            <w:szCs w:val="24"/>
          </w:rPr>
          <w:t xml:space="preserve"> </w:t>
        </w:r>
      </w:ins>
      <w:r w:rsidRPr="00FC5EF3">
        <w:rPr>
          <w:sz w:val="32"/>
          <w:szCs w:val="24"/>
        </w:rPr>
        <w:t xml:space="preserve">the </w:t>
      </w:r>
      <w:del w:id="102" w:author="Qi Cheng" w:date="2020-04-19T20:12:00Z">
        <w:r w:rsidRPr="00FC5EF3" w:rsidDel="00B71E34">
          <w:rPr>
            <w:sz w:val="32"/>
            <w:szCs w:val="24"/>
          </w:rPr>
          <w:delText xml:space="preserve">Prediction </w:delText>
        </w:r>
      </w:del>
      <w:ins w:id="103" w:author="Qi Cheng" w:date="2020-04-19T20:12:00Z">
        <w:r w:rsidR="00B71E34">
          <w:rPr>
            <w:sz w:val="32"/>
            <w:szCs w:val="24"/>
          </w:rPr>
          <w:t>p</w:t>
        </w:r>
        <w:r w:rsidR="00B71E34" w:rsidRPr="00FC5EF3">
          <w:rPr>
            <w:sz w:val="32"/>
            <w:szCs w:val="24"/>
          </w:rPr>
          <w:t xml:space="preserve">rediction </w:t>
        </w:r>
      </w:ins>
      <w:r w:rsidRPr="00FC5EF3">
        <w:rPr>
          <w:sz w:val="32"/>
          <w:szCs w:val="24"/>
        </w:rPr>
        <w:t xml:space="preserve">of awards </w:t>
      </w:r>
      <w:proofErr w:type="gramStart"/>
      <w:r w:rsidRPr="00FC5EF3">
        <w:rPr>
          <w:sz w:val="32"/>
          <w:szCs w:val="24"/>
        </w:rPr>
        <w:t>are</w:t>
      </w:r>
      <w:proofErr w:type="gramEnd"/>
      <w:r w:rsidRPr="00FC5EF3">
        <w:rPr>
          <w:sz w:val="32"/>
          <w:szCs w:val="24"/>
        </w:rPr>
        <w:t xml:space="preserve"> limitless.</w:t>
      </w:r>
    </w:p>
    <w:p w14:paraId="571786AE" w14:textId="62D07B9D" w:rsidR="00FC5EF3" w:rsidRPr="00FC5EF3" w:rsidRDefault="00FC5EF3" w:rsidP="00FC5EF3">
      <w:pPr>
        <w:pStyle w:val="Content"/>
        <w:numPr>
          <w:ilvl w:val="0"/>
          <w:numId w:val="7"/>
        </w:numPr>
        <w:jc w:val="both"/>
        <w:rPr>
          <w:sz w:val="32"/>
          <w:szCs w:val="24"/>
        </w:rPr>
      </w:pPr>
      <w:r w:rsidRPr="00FC5EF3">
        <w:rPr>
          <w:sz w:val="32"/>
          <w:szCs w:val="24"/>
        </w:rPr>
        <w:t xml:space="preserve">Other than for a </w:t>
      </w:r>
      <w:del w:id="104" w:author="Qi Cheng" w:date="2020-04-19T20:12:00Z">
        <w:r w:rsidRPr="00FC5EF3" w:rsidDel="00B71E34">
          <w:rPr>
            <w:sz w:val="32"/>
            <w:szCs w:val="24"/>
          </w:rPr>
          <w:delText xml:space="preserve">Team </w:delText>
        </w:r>
      </w:del>
      <w:ins w:id="105" w:author="Qi Cheng" w:date="2020-04-19T20:12:00Z">
        <w:r w:rsidR="00B71E34">
          <w:rPr>
            <w:sz w:val="32"/>
            <w:szCs w:val="24"/>
          </w:rPr>
          <w:t>t</w:t>
        </w:r>
        <w:r w:rsidR="00B71E34" w:rsidRPr="00FC5EF3">
          <w:rPr>
            <w:sz w:val="32"/>
            <w:szCs w:val="24"/>
          </w:rPr>
          <w:t xml:space="preserve">eam </w:t>
        </w:r>
      </w:ins>
      <w:r w:rsidRPr="00FC5EF3">
        <w:rPr>
          <w:sz w:val="32"/>
          <w:szCs w:val="24"/>
        </w:rPr>
        <w:t xml:space="preserve">owner in NBA, lots of big </w:t>
      </w:r>
      <w:del w:id="106" w:author="Qi Cheng" w:date="2020-04-19T20:13:00Z">
        <w:r w:rsidRPr="00FC5EF3" w:rsidDel="00B71E34">
          <w:rPr>
            <w:sz w:val="32"/>
            <w:szCs w:val="24"/>
          </w:rPr>
          <w:delText xml:space="preserve">commercial </w:delText>
        </w:r>
      </w:del>
      <w:ins w:id="107" w:author="Qi Cheng" w:date="2020-04-19T20:13:00Z">
        <w:r w:rsidR="00B71E34">
          <w:rPr>
            <w:sz w:val="32"/>
            <w:szCs w:val="24"/>
          </w:rPr>
          <w:t>business</w:t>
        </w:r>
        <w:r w:rsidR="00B71E34" w:rsidRPr="00FC5EF3">
          <w:rPr>
            <w:sz w:val="32"/>
            <w:szCs w:val="24"/>
          </w:rPr>
          <w:t xml:space="preserve"> </w:t>
        </w:r>
      </w:ins>
      <w:del w:id="108" w:author="Qi Cheng" w:date="2020-04-19T20:12:00Z">
        <w:r w:rsidRPr="00FC5EF3" w:rsidDel="00B71E34">
          <w:rPr>
            <w:sz w:val="32"/>
            <w:szCs w:val="24"/>
          </w:rPr>
          <w:delText xml:space="preserve">Companies </w:delText>
        </w:r>
      </w:del>
      <w:ins w:id="109" w:author="Qi Cheng" w:date="2020-04-19T20:12:00Z">
        <w:r w:rsidR="00B71E34">
          <w:rPr>
            <w:sz w:val="32"/>
            <w:szCs w:val="24"/>
          </w:rPr>
          <w:t>c</w:t>
        </w:r>
        <w:r w:rsidR="00B71E34" w:rsidRPr="00FC5EF3">
          <w:rPr>
            <w:sz w:val="32"/>
            <w:szCs w:val="24"/>
          </w:rPr>
          <w:t xml:space="preserve">ompanies </w:t>
        </w:r>
      </w:ins>
      <w:r w:rsidRPr="00FC5EF3">
        <w:rPr>
          <w:sz w:val="32"/>
          <w:szCs w:val="24"/>
        </w:rPr>
        <w:t>have NBA famous stars as there Brand Ambass</w:t>
      </w:r>
      <w:r>
        <w:rPr>
          <w:sz w:val="32"/>
          <w:szCs w:val="24"/>
        </w:rPr>
        <w:t>a</w:t>
      </w:r>
      <w:r w:rsidRPr="00FC5EF3">
        <w:rPr>
          <w:sz w:val="32"/>
          <w:szCs w:val="24"/>
        </w:rPr>
        <w:t xml:space="preserve">dor. </w:t>
      </w:r>
      <w:r>
        <w:rPr>
          <w:sz w:val="32"/>
          <w:szCs w:val="24"/>
        </w:rPr>
        <w:t>A d</w:t>
      </w:r>
      <w:r w:rsidRPr="00FC5EF3">
        <w:rPr>
          <w:sz w:val="32"/>
          <w:szCs w:val="24"/>
        </w:rPr>
        <w:t>ecision can be made using this model before the launch of new products if the player is good</w:t>
      </w:r>
      <w:ins w:id="110" w:author="Qi Cheng" w:date="2020-04-19T20:13:00Z">
        <w:r w:rsidR="00B71E34">
          <w:rPr>
            <w:sz w:val="32"/>
            <w:szCs w:val="24"/>
          </w:rPr>
          <w:t>,</w:t>
        </w:r>
      </w:ins>
      <w:r w:rsidRPr="00FC5EF3">
        <w:rPr>
          <w:sz w:val="32"/>
          <w:szCs w:val="24"/>
        </w:rPr>
        <w:t xml:space="preserve"> but maybe not winning the MVP this year than launching a product after the award announcement may lead to affect the sales of </w:t>
      </w:r>
      <w:r>
        <w:rPr>
          <w:sz w:val="32"/>
          <w:szCs w:val="24"/>
        </w:rPr>
        <w:t xml:space="preserve">the </w:t>
      </w:r>
      <w:r w:rsidRPr="00FC5EF3">
        <w:rPr>
          <w:sz w:val="32"/>
          <w:szCs w:val="24"/>
        </w:rPr>
        <w:t xml:space="preserve">product. This </w:t>
      </w:r>
      <w:ins w:id="111" w:author="Qi Cheng" w:date="2020-04-19T20:14:00Z">
        <w:r w:rsidR="00B71E34">
          <w:rPr>
            <w:sz w:val="32"/>
            <w:szCs w:val="24"/>
          </w:rPr>
          <w:t xml:space="preserve">situation </w:t>
        </w:r>
      </w:ins>
      <w:r w:rsidRPr="00FC5EF3">
        <w:rPr>
          <w:sz w:val="32"/>
          <w:szCs w:val="24"/>
        </w:rPr>
        <w:t>can be anticipated earlier.</w:t>
      </w:r>
    </w:p>
    <w:p w14:paraId="3C969654" w14:textId="77777777" w:rsidR="00FC5EF3" w:rsidRPr="00FC5EF3" w:rsidRDefault="00FC5EF3" w:rsidP="00FC5EF3">
      <w:pPr>
        <w:pStyle w:val="Content"/>
        <w:jc w:val="both"/>
        <w:rPr>
          <w:sz w:val="32"/>
          <w:szCs w:val="24"/>
        </w:rPr>
      </w:pPr>
    </w:p>
    <w:p w14:paraId="794B20CC" w14:textId="73231A10" w:rsidR="00FC5EF3" w:rsidRPr="00FC5EF3" w:rsidRDefault="00FC5EF3" w:rsidP="0064232C">
      <w:pPr>
        <w:pStyle w:val="Content"/>
        <w:numPr>
          <w:ilvl w:val="0"/>
          <w:numId w:val="7"/>
        </w:numPr>
        <w:jc w:val="both"/>
        <w:rPr>
          <w:sz w:val="32"/>
          <w:szCs w:val="24"/>
        </w:rPr>
      </w:pPr>
      <w:r>
        <w:rPr>
          <w:sz w:val="32"/>
          <w:szCs w:val="24"/>
        </w:rPr>
        <w:t>A s</w:t>
      </w:r>
      <w:r w:rsidRPr="00FC5EF3">
        <w:rPr>
          <w:sz w:val="32"/>
          <w:szCs w:val="24"/>
        </w:rPr>
        <w:t>imilar new MVP can be predicted and signed before the award declaration</w:t>
      </w:r>
      <w:ins w:id="112" w:author="Qi Cheng" w:date="2020-04-19T20:14:00Z">
        <w:r w:rsidR="00B71E34">
          <w:rPr>
            <w:sz w:val="32"/>
            <w:szCs w:val="24"/>
          </w:rPr>
          <w:t>,</w:t>
        </w:r>
      </w:ins>
      <w:r w:rsidRPr="00FC5EF3">
        <w:rPr>
          <w:sz w:val="32"/>
          <w:szCs w:val="24"/>
        </w:rPr>
        <w:t xml:space="preserve"> which can lead to low</w:t>
      </w:r>
      <w:r>
        <w:rPr>
          <w:sz w:val="32"/>
          <w:szCs w:val="24"/>
        </w:rPr>
        <w:t>-</w:t>
      </w:r>
      <w:r w:rsidRPr="00FC5EF3">
        <w:rPr>
          <w:sz w:val="32"/>
          <w:szCs w:val="24"/>
        </w:rPr>
        <w:t xml:space="preserve">cost deals and </w:t>
      </w:r>
      <w:r>
        <w:rPr>
          <w:sz w:val="32"/>
          <w:szCs w:val="24"/>
        </w:rPr>
        <w:t xml:space="preserve">the </w:t>
      </w:r>
      <w:r w:rsidRPr="00FC5EF3">
        <w:rPr>
          <w:sz w:val="32"/>
          <w:szCs w:val="24"/>
        </w:rPr>
        <w:t xml:space="preserve">early decision of launching products with correct players before competitors.  </w:t>
      </w:r>
    </w:p>
    <w:p w14:paraId="0C6921CE" w14:textId="77777777" w:rsidR="00FC5EF3" w:rsidRDefault="00FC5EF3" w:rsidP="0064232C">
      <w:pPr>
        <w:pStyle w:val="Content"/>
        <w:jc w:val="both"/>
        <w:rPr>
          <w:sz w:val="32"/>
          <w:szCs w:val="24"/>
        </w:rPr>
      </w:pPr>
    </w:p>
    <w:p w14:paraId="42D9725F" w14:textId="2CE7DEAD" w:rsidR="0064232C" w:rsidRPr="00AA7892" w:rsidRDefault="0064232C" w:rsidP="0064232C">
      <w:pPr>
        <w:pStyle w:val="Content"/>
        <w:jc w:val="both"/>
        <w:rPr>
          <w:sz w:val="32"/>
          <w:szCs w:val="24"/>
        </w:rPr>
      </w:pPr>
      <w:r w:rsidRPr="00AA7892">
        <w:rPr>
          <w:sz w:val="32"/>
          <w:szCs w:val="24"/>
        </w:rPr>
        <w:t xml:space="preserve">The benefit and </w:t>
      </w:r>
      <w:r w:rsidR="007A6CC3">
        <w:rPr>
          <w:sz w:val="32"/>
          <w:szCs w:val="24"/>
        </w:rPr>
        <w:t>challenge</w:t>
      </w:r>
      <w:r w:rsidRPr="00AA7892">
        <w:rPr>
          <w:sz w:val="32"/>
          <w:szCs w:val="24"/>
        </w:rPr>
        <w:t xml:space="preserve"> of predicting the MVP player are </w:t>
      </w:r>
      <w:r w:rsidR="00947A3B">
        <w:rPr>
          <w:sz w:val="32"/>
          <w:szCs w:val="24"/>
        </w:rPr>
        <w:t>apparent</w:t>
      </w:r>
      <w:r w:rsidRPr="00AA7892">
        <w:rPr>
          <w:sz w:val="32"/>
          <w:szCs w:val="24"/>
        </w:rPr>
        <w:t>, especially in the following aspects:</w:t>
      </w:r>
    </w:p>
    <w:p w14:paraId="2B0574E3" w14:textId="54137B28" w:rsidR="0064232C" w:rsidRPr="00AA7892" w:rsidRDefault="0064232C" w:rsidP="003054C5">
      <w:pPr>
        <w:pStyle w:val="Content"/>
        <w:numPr>
          <w:ilvl w:val="0"/>
          <w:numId w:val="3"/>
        </w:numPr>
        <w:spacing w:before="120"/>
        <w:jc w:val="both"/>
        <w:rPr>
          <w:sz w:val="32"/>
          <w:szCs w:val="24"/>
        </w:rPr>
      </w:pPr>
      <w:r w:rsidRPr="00AA7892">
        <w:rPr>
          <w:sz w:val="32"/>
          <w:szCs w:val="24"/>
        </w:rPr>
        <w:t>NBA fans are likely to ma</w:t>
      </w:r>
      <w:r w:rsidR="00947A3B">
        <w:rPr>
          <w:sz w:val="32"/>
          <w:szCs w:val="24"/>
        </w:rPr>
        <w:t>k</w:t>
      </w:r>
      <w:r w:rsidRPr="00AA7892">
        <w:rPr>
          <w:sz w:val="32"/>
          <w:szCs w:val="24"/>
        </w:rPr>
        <w:t xml:space="preserve">e </w:t>
      </w:r>
      <w:r w:rsidR="00947A3B">
        <w:rPr>
          <w:sz w:val="32"/>
          <w:szCs w:val="24"/>
        </w:rPr>
        <w:t xml:space="preserve">a </w:t>
      </w:r>
      <w:r w:rsidRPr="00AA7892">
        <w:rPr>
          <w:sz w:val="32"/>
          <w:szCs w:val="24"/>
        </w:rPr>
        <w:t xml:space="preserve">comparison between players whether they have the best performance in </w:t>
      </w:r>
      <w:r w:rsidR="00947A3B">
        <w:rPr>
          <w:sz w:val="32"/>
          <w:szCs w:val="24"/>
        </w:rPr>
        <w:t>the past</w:t>
      </w:r>
      <w:r w:rsidRPr="00AA7892">
        <w:rPr>
          <w:sz w:val="32"/>
          <w:szCs w:val="24"/>
        </w:rPr>
        <w:t xml:space="preserve"> regular season</w:t>
      </w:r>
      <w:r w:rsidR="00947A3B">
        <w:rPr>
          <w:sz w:val="32"/>
          <w:szCs w:val="24"/>
        </w:rPr>
        <w:t>s</w:t>
      </w:r>
      <w:r w:rsidRPr="00AA7892">
        <w:rPr>
          <w:sz w:val="32"/>
          <w:szCs w:val="24"/>
        </w:rPr>
        <w:t xml:space="preserve">. And people may curious about who has the best chance to win the MVP </w:t>
      </w:r>
      <w:r w:rsidR="00947A3B">
        <w:rPr>
          <w:sz w:val="32"/>
          <w:szCs w:val="24"/>
        </w:rPr>
        <w:t>award</w:t>
      </w:r>
      <w:r w:rsidRPr="00AA7892">
        <w:rPr>
          <w:sz w:val="32"/>
          <w:szCs w:val="24"/>
        </w:rPr>
        <w:t xml:space="preserve"> in the </w:t>
      </w:r>
      <w:r w:rsidR="00947A3B">
        <w:rPr>
          <w:sz w:val="32"/>
          <w:szCs w:val="24"/>
        </w:rPr>
        <w:t>current</w:t>
      </w:r>
      <w:r w:rsidRPr="00AA7892">
        <w:rPr>
          <w:sz w:val="32"/>
          <w:szCs w:val="24"/>
        </w:rPr>
        <w:t xml:space="preserve"> season. </w:t>
      </w:r>
      <w:r w:rsidR="00947A3B">
        <w:rPr>
          <w:sz w:val="32"/>
          <w:szCs w:val="24"/>
        </w:rPr>
        <w:t xml:space="preserve">For example, </w:t>
      </w:r>
      <w:r w:rsidRPr="00AA7892">
        <w:rPr>
          <w:sz w:val="32"/>
          <w:szCs w:val="24"/>
        </w:rPr>
        <w:t xml:space="preserve">“Lebron James” </w:t>
      </w:r>
      <w:r w:rsidR="00947A3B">
        <w:rPr>
          <w:sz w:val="32"/>
          <w:szCs w:val="24"/>
        </w:rPr>
        <w:t>vs.</w:t>
      </w:r>
      <w:r w:rsidRPr="00AA7892">
        <w:rPr>
          <w:sz w:val="32"/>
          <w:szCs w:val="24"/>
        </w:rPr>
        <w:t xml:space="preserve"> “Giannis Antetokounmpo”</w:t>
      </w:r>
      <w:r w:rsidR="00947A3B">
        <w:rPr>
          <w:sz w:val="32"/>
          <w:szCs w:val="24"/>
        </w:rPr>
        <w:t xml:space="preserve"> in the </w:t>
      </w:r>
      <w:r w:rsidR="00947A3B" w:rsidRPr="00AA7892">
        <w:rPr>
          <w:sz w:val="32"/>
          <w:szCs w:val="24"/>
        </w:rPr>
        <w:t>2019–2020</w:t>
      </w:r>
      <w:r w:rsidR="00947A3B">
        <w:rPr>
          <w:sz w:val="32"/>
          <w:szCs w:val="24"/>
        </w:rPr>
        <w:t xml:space="preserve"> season.</w:t>
      </w:r>
    </w:p>
    <w:p w14:paraId="0B620228" w14:textId="5A2B3B11" w:rsidR="0064232C" w:rsidRDefault="007A6CC3" w:rsidP="0064232C">
      <w:pPr>
        <w:pStyle w:val="Content"/>
        <w:numPr>
          <w:ilvl w:val="0"/>
          <w:numId w:val="3"/>
        </w:numPr>
        <w:jc w:val="both"/>
        <w:rPr>
          <w:sz w:val="32"/>
          <w:szCs w:val="24"/>
        </w:rPr>
      </w:pPr>
      <w:r>
        <w:rPr>
          <w:sz w:val="32"/>
          <w:szCs w:val="24"/>
        </w:rPr>
        <w:t>P</w:t>
      </w:r>
      <w:r w:rsidR="00947A3B">
        <w:rPr>
          <w:sz w:val="32"/>
          <w:szCs w:val="24"/>
        </w:rPr>
        <w:t>redicting the MVP player is a complicated thing since there are no obvious criteria to decide whether a player could be considered as an MVP potential winner. Besides, the voting system was not even consistent in the past. For example, in</w:t>
      </w:r>
      <w:r w:rsidR="00947A3B" w:rsidRPr="00947A3B">
        <w:rPr>
          <w:sz w:val="32"/>
          <w:szCs w:val="24"/>
        </w:rPr>
        <w:t xml:space="preserve"> the 1979–80 season, the MVP was selected by a vote of NBA players. </w:t>
      </w:r>
      <w:ins w:id="113" w:author="Qi Cheng" w:date="2020-04-19T20:15:00Z">
        <w:r w:rsidR="00B71E34">
          <w:rPr>
            <w:sz w:val="32"/>
            <w:szCs w:val="24"/>
          </w:rPr>
          <w:t xml:space="preserve">However, </w:t>
        </w:r>
      </w:ins>
      <w:del w:id="114" w:author="Qi Cheng" w:date="2020-04-19T20:15:00Z">
        <w:r w:rsidR="00947A3B" w:rsidRPr="00947A3B" w:rsidDel="00B71E34">
          <w:rPr>
            <w:sz w:val="32"/>
            <w:szCs w:val="24"/>
          </w:rPr>
          <w:delText>Since the 1980–81 season,</w:delText>
        </w:r>
      </w:del>
      <w:r w:rsidR="00947A3B" w:rsidRPr="00947A3B">
        <w:rPr>
          <w:sz w:val="32"/>
          <w:szCs w:val="24"/>
        </w:rPr>
        <w:t xml:space="preserve"> the award is decided by a panel of sportswriters and broadcasters</w:t>
      </w:r>
      <w:r w:rsidR="00947A3B">
        <w:rPr>
          <w:sz w:val="32"/>
          <w:szCs w:val="24"/>
        </w:rPr>
        <w:t xml:space="preserve"> </w:t>
      </w:r>
      <w:ins w:id="115" w:author="Qi Cheng" w:date="2020-04-19T20:15:00Z">
        <w:r w:rsidR="00B71E34">
          <w:rPr>
            <w:sz w:val="32"/>
            <w:szCs w:val="24"/>
          </w:rPr>
          <w:t>s</w:t>
        </w:r>
        <w:r w:rsidR="00B71E34" w:rsidRPr="00947A3B">
          <w:rPr>
            <w:sz w:val="32"/>
            <w:szCs w:val="24"/>
          </w:rPr>
          <w:t>ince the 1980–81 season</w:t>
        </w:r>
        <w:r w:rsidR="00B71E34">
          <w:rPr>
            <w:sz w:val="32"/>
            <w:szCs w:val="24"/>
          </w:rPr>
          <w:t xml:space="preserve"> </w:t>
        </w:r>
      </w:ins>
      <w:r w:rsidR="00947A3B">
        <w:rPr>
          <w:sz w:val="32"/>
          <w:szCs w:val="24"/>
        </w:rPr>
        <w:t>[</w:t>
      </w:r>
      <w:r w:rsidR="007A2949">
        <w:rPr>
          <w:sz w:val="32"/>
          <w:szCs w:val="24"/>
        </w:rPr>
        <w:t>1</w:t>
      </w:r>
      <w:r w:rsidR="00947A3B">
        <w:rPr>
          <w:sz w:val="32"/>
          <w:szCs w:val="24"/>
        </w:rPr>
        <w:t xml:space="preserve">]. </w:t>
      </w:r>
    </w:p>
    <w:p w14:paraId="575A1CD7" w14:textId="37114D61" w:rsidR="007A6CC3" w:rsidRDefault="007A6CC3" w:rsidP="007A6CC3">
      <w:pPr>
        <w:pStyle w:val="Content"/>
        <w:ind w:left="360"/>
        <w:jc w:val="both"/>
        <w:rPr>
          <w:sz w:val="32"/>
          <w:szCs w:val="24"/>
        </w:rPr>
      </w:pPr>
    </w:p>
    <w:p w14:paraId="12F7F0C3" w14:textId="23C92A16" w:rsidR="00947A3B" w:rsidRDefault="007A6CC3" w:rsidP="003A2C19">
      <w:pPr>
        <w:pStyle w:val="Content"/>
        <w:ind w:left="360"/>
        <w:jc w:val="both"/>
        <w:rPr>
          <w:sz w:val="32"/>
          <w:szCs w:val="24"/>
        </w:rPr>
      </w:pPr>
      <w:r>
        <w:rPr>
          <w:sz w:val="32"/>
          <w:szCs w:val="24"/>
        </w:rPr>
        <w:lastRenderedPageBreak/>
        <w:t xml:space="preserve">Thanks to </w:t>
      </w:r>
      <w:r w:rsidR="003A2C19">
        <w:rPr>
          <w:sz w:val="32"/>
          <w:szCs w:val="24"/>
        </w:rPr>
        <w:t xml:space="preserve">the </w:t>
      </w:r>
      <w:r w:rsidR="003A2C19" w:rsidRPr="003A2C19">
        <w:rPr>
          <w:sz w:val="32"/>
          <w:szCs w:val="24"/>
        </w:rPr>
        <w:t xml:space="preserve">increasing comprehensive data in </w:t>
      </w:r>
      <w:r w:rsidR="003A2C19">
        <w:rPr>
          <w:sz w:val="32"/>
          <w:szCs w:val="24"/>
        </w:rPr>
        <w:t>NBA</w:t>
      </w:r>
      <w:r w:rsidR="00574E62">
        <w:rPr>
          <w:sz w:val="32"/>
          <w:szCs w:val="24"/>
        </w:rPr>
        <w:t xml:space="preserve"> historical</w:t>
      </w:r>
      <w:r w:rsidR="003A2C19">
        <w:rPr>
          <w:sz w:val="32"/>
          <w:szCs w:val="24"/>
        </w:rPr>
        <w:t xml:space="preserve"> statistic</w:t>
      </w:r>
      <w:r w:rsidR="00574E62">
        <w:rPr>
          <w:sz w:val="32"/>
          <w:szCs w:val="24"/>
        </w:rPr>
        <w:t>s</w:t>
      </w:r>
      <w:r w:rsidR="003A2C19">
        <w:rPr>
          <w:sz w:val="32"/>
          <w:szCs w:val="24"/>
        </w:rPr>
        <w:t>,</w:t>
      </w:r>
      <w:r w:rsidR="003A2C19" w:rsidRPr="003A2C19">
        <w:rPr>
          <w:sz w:val="32"/>
          <w:szCs w:val="24"/>
        </w:rPr>
        <w:t xml:space="preserve"> </w:t>
      </w:r>
      <w:r w:rsidR="003A2C19">
        <w:rPr>
          <w:sz w:val="32"/>
          <w:szCs w:val="24"/>
        </w:rPr>
        <w:t xml:space="preserve">different </w:t>
      </w:r>
      <w:r w:rsidR="003A2C19" w:rsidRPr="003A2C19">
        <w:rPr>
          <w:sz w:val="32"/>
          <w:szCs w:val="24"/>
        </w:rPr>
        <w:t>data mining</w:t>
      </w:r>
      <w:r w:rsidR="003A2C19">
        <w:rPr>
          <w:sz w:val="32"/>
          <w:szCs w:val="24"/>
        </w:rPr>
        <w:t xml:space="preserve"> </w:t>
      </w:r>
      <w:r w:rsidR="003A2C19" w:rsidRPr="003A2C19">
        <w:rPr>
          <w:sz w:val="32"/>
          <w:szCs w:val="24"/>
        </w:rPr>
        <w:t>technique</w:t>
      </w:r>
      <w:r w:rsidR="003A2C19">
        <w:rPr>
          <w:sz w:val="32"/>
          <w:szCs w:val="24"/>
        </w:rPr>
        <w:t>s</w:t>
      </w:r>
      <w:r w:rsidR="003A2C19" w:rsidRPr="003A2C19">
        <w:rPr>
          <w:sz w:val="32"/>
          <w:szCs w:val="24"/>
        </w:rPr>
        <w:t xml:space="preserve"> </w:t>
      </w:r>
      <w:r w:rsidR="003A2C19">
        <w:rPr>
          <w:sz w:val="32"/>
          <w:szCs w:val="24"/>
        </w:rPr>
        <w:t xml:space="preserve">can be applied </w:t>
      </w:r>
      <w:r w:rsidR="003A2C19" w:rsidRPr="003A2C19">
        <w:rPr>
          <w:sz w:val="32"/>
          <w:szCs w:val="24"/>
        </w:rPr>
        <w:t xml:space="preserve">to find hidden </w:t>
      </w:r>
      <w:r w:rsidR="003A2C19">
        <w:rPr>
          <w:sz w:val="32"/>
          <w:szCs w:val="24"/>
        </w:rPr>
        <w:t xml:space="preserve">but valuable </w:t>
      </w:r>
      <w:r w:rsidR="003A2C19" w:rsidRPr="003A2C19">
        <w:rPr>
          <w:sz w:val="32"/>
          <w:szCs w:val="24"/>
        </w:rPr>
        <w:t xml:space="preserve">knowledge </w:t>
      </w:r>
      <w:r w:rsidR="00574E62">
        <w:rPr>
          <w:sz w:val="32"/>
          <w:szCs w:val="24"/>
        </w:rPr>
        <w:t xml:space="preserve">from the past and </w:t>
      </w:r>
      <w:r w:rsidR="003A2C19" w:rsidRPr="003A2C19">
        <w:rPr>
          <w:sz w:val="32"/>
          <w:szCs w:val="24"/>
        </w:rPr>
        <w:t>to impact the sport</w:t>
      </w:r>
      <w:r w:rsidR="003A2C19">
        <w:rPr>
          <w:sz w:val="32"/>
          <w:szCs w:val="24"/>
        </w:rPr>
        <w:t>s</w:t>
      </w:r>
      <w:r w:rsidR="003A2C19" w:rsidRPr="003A2C19">
        <w:rPr>
          <w:sz w:val="32"/>
          <w:szCs w:val="24"/>
        </w:rPr>
        <w:t xml:space="preserve"> industry</w:t>
      </w:r>
      <w:r w:rsidR="00574E62">
        <w:rPr>
          <w:sz w:val="32"/>
          <w:szCs w:val="24"/>
        </w:rPr>
        <w:t xml:space="preserve"> in the future</w:t>
      </w:r>
      <w:r w:rsidR="003A2C19" w:rsidRPr="003A2C19">
        <w:rPr>
          <w:sz w:val="32"/>
          <w:szCs w:val="24"/>
        </w:rPr>
        <w:t xml:space="preserve">. This project </w:t>
      </w:r>
      <w:r w:rsidR="003A2C19">
        <w:rPr>
          <w:sz w:val="32"/>
          <w:szCs w:val="24"/>
        </w:rPr>
        <w:t xml:space="preserve">mainly </w:t>
      </w:r>
      <w:r w:rsidR="003A2C19" w:rsidRPr="003A2C19">
        <w:rPr>
          <w:sz w:val="32"/>
          <w:szCs w:val="24"/>
        </w:rPr>
        <w:t xml:space="preserve">focuses on </w:t>
      </w:r>
      <w:r w:rsidR="003A2C19">
        <w:rPr>
          <w:sz w:val="32"/>
          <w:szCs w:val="24"/>
        </w:rPr>
        <w:t xml:space="preserve">how to </w:t>
      </w:r>
      <w:r w:rsidR="00FB503D">
        <w:rPr>
          <w:sz w:val="32"/>
          <w:szCs w:val="24"/>
        </w:rPr>
        <w:t xml:space="preserve">utilize </w:t>
      </w:r>
      <w:r w:rsidR="00FC5EF3">
        <w:rPr>
          <w:sz w:val="32"/>
          <w:szCs w:val="24"/>
        </w:rPr>
        <w:t>the R</w:t>
      </w:r>
      <w:r w:rsidR="00FB503D">
        <w:rPr>
          <w:sz w:val="32"/>
          <w:szCs w:val="24"/>
        </w:rPr>
        <w:t xml:space="preserve">andom </w:t>
      </w:r>
      <w:r w:rsidR="00FC5EF3">
        <w:rPr>
          <w:sz w:val="32"/>
          <w:szCs w:val="24"/>
        </w:rPr>
        <w:t>F</w:t>
      </w:r>
      <w:r w:rsidR="00FB503D">
        <w:rPr>
          <w:sz w:val="32"/>
          <w:szCs w:val="24"/>
        </w:rPr>
        <w:t>orest algorithm to create a robust</w:t>
      </w:r>
      <w:r w:rsidR="003A2C19" w:rsidRPr="003A2C19">
        <w:rPr>
          <w:sz w:val="32"/>
          <w:szCs w:val="24"/>
        </w:rPr>
        <w:t xml:space="preserve"> model for</w:t>
      </w:r>
      <w:r w:rsidR="003A2C19">
        <w:rPr>
          <w:sz w:val="32"/>
          <w:szCs w:val="24"/>
        </w:rPr>
        <w:t xml:space="preserve"> </w:t>
      </w:r>
      <w:r w:rsidR="003A2C19" w:rsidRPr="003A2C19">
        <w:rPr>
          <w:sz w:val="32"/>
          <w:szCs w:val="24"/>
        </w:rPr>
        <w:t xml:space="preserve">predicting the NBA </w:t>
      </w:r>
      <w:r w:rsidR="003A2C19">
        <w:rPr>
          <w:sz w:val="32"/>
          <w:szCs w:val="24"/>
        </w:rPr>
        <w:t xml:space="preserve">MVP award winner. </w:t>
      </w:r>
      <w:r w:rsidR="003A2C19" w:rsidRPr="003A2C19">
        <w:rPr>
          <w:sz w:val="32"/>
          <w:szCs w:val="24"/>
        </w:rPr>
        <w:t xml:space="preserve"> </w:t>
      </w:r>
    </w:p>
    <w:p w14:paraId="52CDF915" w14:textId="715579C6" w:rsidR="0064232C" w:rsidRDefault="0064232C" w:rsidP="0064232C">
      <w:pPr>
        <w:pStyle w:val="Content"/>
        <w:jc w:val="both"/>
        <w:rPr>
          <w:sz w:val="32"/>
          <w:szCs w:val="24"/>
        </w:rPr>
      </w:pPr>
    </w:p>
    <w:p w14:paraId="772D876E" w14:textId="28B18A76" w:rsidR="00FC5EF3" w:rsidRDefault="00FC5EF3" w:rsidP="0064232C">
      <w:pPr>
        <w:pStyle w:val="Content"/>
        <w:jc w:val="both"/>
        <w:rPr>
          <w:sz w:val="32"/>
          <w:szCs w:val="24"/>
        </w:rPr>
      </w:pPr>
    </w:p>
    <w:p w14:paraId="3E19A251" w14:textId="57D6E280" w:rsidR="00FC5EF3" w:rsidRDefault="00FC5EF3" w:rsidP="0064232C">
      <w:pPr>
        <w:pStyle w:val="Content"/>
        <w:jc w:val="both"/>
        <w:rPr>
          <w:sz w:val="32"/>
          <w:szCs w:val="24"/>
        </w:rPr>
      </w:pPr>
    </w:p>
    <w:p w14:paraId="69BC2602" w14:textId="64FE3962" w:rsidR="00FC5EF3" w:rsidRDefault="00FC5EF3" w:rsidP="0064232C">
      <w:pPr>
        <w:pStyle w:val="Content"/>
        <w:jc w:val="both"/>
        <w:rPr>
          <w:sz w:val="32"/>
          <w:szCs w:val="24"/>
        </w:rPr>
      </w:pPr>
    </w:p>
    <w:p w14:paraId="07EC518D" w14:textId="1AB99F84" w:rsidR="00FC5EF3" w:rsidRDefault="00FC5EF3" w:rsidP="0064232C">
      <w:pPr>
        <w:pStyle w:val="Content"/>
        <w:jc w:val="both"/>
        <w:rPr>
          <w:sz w:val="32"/>
          <w:szCs w:val="24"/>
        </w:rPr>
      </w:pPr>
    </w:p>
    <w:p w14:paraId="5E29470B" w14:textId="7DB36B10" w:rsidR="00FC5EF3" w:rsidRDefault="00FC5EF3" w:rsidP="0064232C">
      <w:pPr>
        <w:pStyle w:val="Content"/>
        <w:jc w:val="both"/>
        <w:rPr>
          <w:sz w:val="32"/>
          <w:szCs w:val="24"/>
        </w:rPr>
      </w:pPr>
    </w:p>
    <w:p w14:paraId="671F4803" w14:textId="4C33A6AE" w:rsidR="00FC5EF3" w:rsidRDefault="00FC5EF3" w:rsidP="0064232C">
      <w:pPr>
        <w:pStyle w:val="Content"/>
        <w:jc w:val="both"/>
        <w:rPr>
          <w:sz w:val="32"/>
          <w:szCs w:val="24"/>
        </w:rPr>
      </w:pPr>
    </w:p>
    <w:p w14:paraId="748E39EC" w14:textId="5157B7AF" w:rsidR="00FC5EF3" w:rsidRDefault="00FC5EF3" w:rsidP="0064232C">
      <w:pPr>
        <w:pStyle w:val="Content"/>
        <w:jc w:val="both"/>
        <w:rPr>
          <w:sz w:val="32"/>
          <w:szCs w:val="24"/>
        </w:rPr>
      </w:pPr>
    </w:p>
    <w:p w14:paraId="2D2E8AAB" w14:textId="4BCF299B" w:rsidR="00FC5EF3" w:rsidRDefault="00FC5EF3" w:rsidP="0064232C">
      <w:pPr>
        <w:pStyle w:val="Content"/>
        <w:jc w:val="both"/>
        <w:rPr>
          <w:sz w:val="32"/>
          <w:szCs w:val="24"/>
        </w:rPr>
      </w:pPr>
    </w:p>
    <w:p w14:paraId="657C08BB" w14:textId="7C91F384" w:rsidR="00FC5EF3" w:rsidRDefault="00FC5EF3" w:rsidP="0064232C">
      <w:pPr>
        <w:pStyle w:val="Content"/>
        <w:jc w:val="both"/>
        <w:rPr>
          <w:sz w:val="32"/>
          <w:szCs w:val="24"/>
        </w:rPr>
      </w:pPr>
    </w:p>
    <w:p w14:paraId="0637FD7A" w14:textId="0301416C" w:rsidR="00FC5EF3" w:rsidRDefault="00FC5EF3" w:rsidP="0064232C">
      <w:pPr>
        <w:pStyle w:val="Content"/>
        <w:jc w:val="both"/>
        <w:rPr>
          <w:sz w:val="32"/>
          <w:szCs w:val="24"/>
        </w:rPr>
      </w:pPr>
    </w:p>
    <w:p w14:paraId="62378B79" w14:textId="714A9249" w:rsidR="00FC5EF3" w:rsidRDefault="00FC5EF3" w:rsidP="0064232C">
      <w:pPr>
        <w:pStyle w:val="Content"/>
        <w:jc w:val="both"/>
        <w:rPr>
          <w:sz w:val="32"/>
          <w:szCs w:val="24"/>
        </w:rPr>
      </w:pPr>
    </w:p>
    <w:p w14:paraId="54DADDA6" w14:textId="536C8494" w:rsidR="00FC5EF3" w:rsidRDefault="00FC5EF3" w:rsidP="0064232C">
      <w:pPr>
        <w:pStyle w:val="Content"/>
        <w:jc w:val="both"/>
        <w:rPr>
          <w:sz w:val="32"/>
          <w:szCs w:val="24"/>
        </w:rPr>
      </w:pPr>
    </w:p>
    <w:p w14:paraId="05271383" w14:textId="255A2E50" w:rsidR="00FC5EF3" w:rsidRDefault="00FC5EF3" w:rsidP="0064232C">
      <w:pPr>
        <w:pStyle w:val="Content"/>
        <w:jc w:val="both"/>
        <w:rPr>
          <w:sz w:val="32"/>
          <w:szCs w:val="24"/>
        </w:rPr>
      </w:pPr>
    </w:p>
    <w:p w14:paraId="0FAF73F4" w14:textId="76D02096" w:rsidR="00FC5EF3" w:rsidRDefault="00FC5EF3" w:rsidP="0064232C">
      <w:pPr>
        <w:pStyle w:val="Content"/>
        <w:jc w:val="both"/>
        <w:rPr>
          <w:sz w:val="32"/>
          <w:szCs w:val="24"/>
        </w:rPr>
      </w:pPr>
    </w:p>
    <w:p w14:paraId="297F227D" w14:textId="1080D00F" w:rsidR="00FC5EF3" w:rsidRDefault="00FC5EF3" w:rsidP="0064232C">
      <w:pPr>
        <w:pStyle w:val="Content"/>
        <w:jc w:val="both"/>
        <w:rPr>
          <w:sz w:val="32"/>
          <w:szCs w:val="24"/>
        </w:rPr>
      </w:pPr>
    </w:p>
    <w:p w14:paraId="38BA86AC" w14:textId="52599C5E" w:rsidR="00FC5EF3" w:rsidRDefault="00FC5EF3" w:rsidP="0064232C">
      <w:pPr>
        <w:pStyle w:val="Content"/>
        <w:jc w:val="both"/>
        <w:rPr>
          <w:sz w:val="32"/>
          <w:szCs w:val="24"/>
        </w:rPr>
      </w:pPr>
    </w:p>
    <w:p w14:paraId="52D09DC9" w14:textId="2ACC7469" w:rsidR="00FC5EF3" w:rsidRDefault="00FC5EF3" w:rsidP="0064232C">
      <w:pPr>
        <w:pStyle w:val="Content"/>
        <w:jc w:val="both"/>
        <w:rPr>
          <w:sz w:val="32"/>
          <w:szCs w:val="24"/>
        </w:rPr>
      </w:pPr>
    </w:p>
    <w:p w14:paraId="3216CD89" w14:textId="400FA20E" w:rsidR="00FC5EF3" w:rsidRDefault="00FC5EF3" w:rsidP="0064232C">
      <w:pPr>
        <w:pStyle w:val="Content"/>
        <w:jc w:val="both"/>
        <w:rPr>
          <w:sz w:val="32"/>
          <w:szCs w:val="24"/>
        </w:rPr>
      </w:pPr>
    </w:p>
    <w:p w14:paraId="32C8CDFA" w14:textId="5C92AFF5" w:rsidR="00FC5EF3" w:rsidRDefault="00FC5EF3" w:rsidP="0064232C">
      <w:pPr>
        <w:pStyle w:val="Content"/>
        <w:jc w:val="both"/>
        <w:rPr>
          <w:sz w:val="32"/>
          <w:szCs w:val="24"/>
        </w:rPr>
      </w:pPr>
    </w:p>
    <w:p w14:paraId="0275366E" w14:textId="77777777" w:rsidR="00FC5EF3" w:rsidRPr="00AA7892" w:rsidRDefault="00FC5EF3" w:rsidP="0064232C">
      <w:pPr>
        <w:pStyle w:val="Content"/>
        <w:jc w:val="both"/>
        <w:rPr>
          <w:sz w:val="32"/>
          <w:szCs w:val="24"/>
        </w:rPr>
      </w:pPr>
    </w:p>
    <w:p w14:paraId="6714EBB1" w14:textId="28A2E116" w:rsidR="00386D61" w:rsidDel="00194C46" w:rsidRDefault="00947A3B" w:rsidP="00947A3B">
      <w:pPr>
        <w:pStyle w:val="Heading1"/>
        <w:rPr>
          <w:del w:id="116" w:author="Qi Cheng" w:date="2020-04-19T20:35:00Z"/>
        </w:rPr>
      </w:pPr>
      <w:bookmarkStart w:id="117" w:name="_Toc38222412"/>
      <w:r>
        <w:lastRenderedPageBreak/>
        <w:t>Data Description</w:t>
      </w:r>
      <w:bookmarkEnd w:id="117"/>
    </w:p>
    <w:p w14:paraId="45EFA60F" w14:textId="77777777" w:rsidR="00194C46" w:rsidRDefault="00194C46">
      <w:pPr>
        <w:pStyle w:val="Heading1"/>
        <w:rPr>
          <w:ins w:id="118" w:author="Qi Cheng" w:date="2020-04-19T20:33:00Z"/>
        </w:rPr>
        <w:pPrChange w:id="119" w:author="Qi Cheng" w:date="2020-04-19T20:35:00Z">
          <w:pPr>
            <w:pStyle w:val="Heading2"/>
            <w:spacing w:before="240"/>
          </w:pPr>
        </w:pPrChange>
      </w:pPr>
    </w:p>
    <w:p w14:paraId="51903362" w14:textId="4F1D6F45" w:rsidR="00D00C4A" w:rsidRDefault="007A2949" w:rsidP="00386D61">
      <w:pPr>
        <w:pStyle w:val="Heading2"/>
        <w:spacing w:before="240"/>
        <w:rPr>
          <w:ins w:id="120" w:author="Qi Cheng" w:date="2020-04-19T20:57:00Z"/>
          <w:b/>
          <w:bCs/>
          <w:szCs w:val="28"/>
        </w:rPr>
      </w:pPr>
      <w:bookmarkStart w:id="121" w:name="_Toc38222413"/>
      <w:r w:rsidRPr="00194C46">
        <w:rPr>
          <w:b/>
          <w:bCs/>
          <w:szCs w:val="28"/>
          <w:rPrChange w:id="122" w:author="Qi Cheng" w:date="2020-04-19T20:35:00Z">
            <w:rPr/>
          </w:rPrChange>
        </w:rPr>
        <w:t>NBA Player Season dataset</w:t>
      </w:r>
      <w:bookmarkEnd w:id="121"/>
      <w:ins w:id="123" w:author="Qi Cheng" w:date="2020-04-19T20:23:00Z">
        <w:r w:rsidR="00194C46" w:rsidRPr="00194C46">
          <w:rPr>
            <w:b/>
            <w:bCs/>
            <w:szCs w:val="28"/>
            <w:rPrChange w:id="124" w:author="Qi Cheng" w:date="2020-04-19T20:35:00Z">
              <w:rPr>
                <w:b/>
                <w:bCs/>
                <w:sz w:val="28"/>
                <w:szCs w:val="22"/>
              </w:rPr>
            </w:rPrChange>
          </w:rPr>
          <w:t xml:space="preserve"> </w:t>
        </w:r>
      </w:ins>
    </w:p>
    <w:p w14:paraId="46928A64" w14:textId="4F1D6F45" w:rsidR="00194C46" w:rsidRPr="00DB4391" w:rsidRDefault="00194C46">
      <w:pPr>
        <w:pStyle w:val="Content"/>
        <w:rPr>
          <w:ins w:id="125" w:author="Qi Cheng" w:date="2020-04-19T20:22:00Z"/>
        </w:rPr>
        <w:pPrChange w:id="126" w:author="Qi Cheng" w:date="2020-04-19T20:57:00Z">
          <w:pPr>
            <w:pStyle w:val="Heading2"/>
            <w:spacing w:before="240"/>
          </w:pPr>
        </w:pPrChange>
      </w:pPr>
      <w:ins w:id="127" w:author="Qi Cheng" w:date="2020-04-19T20:24:00Z">
        <w:r w:rsidRPr="00194C46">
          <w:rPr>
            <w:rPrChange w:id="128" w:author="Qi Cheng" w:date="2020-04-19T20:35:00Z">
              <w:rPr>
                <w:b/>
                <w:bCs/>
              </w:rPr>
            </w:rPrChange>
          </w:rPr>
          <w:t xml:space="preserve">(filename: </w:t>
        </w:r>
        <w:proofErr w:type="gramStart"/>
        <w:r w:rsidRPr="00194C46">
          <w:rPr>
            <w:rPrChange w:id="129" w:author="Qi Cheng" w:date="2020-04-19T20:35:00Z">
              <w:rPr>
                <w:b/>
                <w:bCs/>
              </w:rPr>
            </w:rPrChange>
          </w:rPr>
          <w:t>Seasons_Stats.csv )</w:t>
        </w:r>
      </w:ins>
      <w:proofErr w:type="gramEnd"/>
      <w:del w:id="130" w:author="Qi Cheng" w:date="2020-04-19T20:22:00Z">
        <w:r w:rsidR="00B351B5" w:rsidRPr="00DB4391" w:rsidDel="00194C46">
          <w:delText>:</w:delText>
        </w:r>
      </w:del>
    </w:p>
    <w:p w14:paraId="7FEAD371" w14:textId="39191FF8" w:rsidR="00194C46" w:rsidRPr="00194C46" w:rsidRDefault="00B351B5">
      <w:pPr>
        <w:jc w:val="both"/>
        <w:rPr>
          <w:ins w:id="131" w:author="Qi Cheng" w:date="2020-04-19T20:33:00Z"/>
          <w:b w:val="0"/>
        </w:rPr>
        <w:pPrChange w:id="132" w:author="Qi Cheng" w:date="2020-04-19T20:36:00Z">
          <w:pPr/>
        </w:pPrChange>
      </w:pPr>
      <w:del w:id="133" w:author="Qi Cheng" w:date="2020-04-19T20:24:00Z">
        <w:r w:rsidRPr="00194C46" w:rsidDel="00194C46">
          <w:rPr>
            <w:b w:val="0"/>
            <w:rPrChange w:id="134" w:author="Qi Cheng" w:date="2020-04-19T20:37:00Z">
              <w:rPr/>
            </w:rPrChange>
          </w:rPr>
          <w:delText xml:space="preserve"> Seasons_Stats.csv </w:delText>
        </w:r>
      </w:del>
      <w:del w:id="135" w:author="Qi Cheng" w:date="2020-04-19T20:23:00Z">
        <w:r w:rsidR="007A2949" w:rsidRPr="00194C46" w:rsidDel="00194C46">
          <w:rPr>
            <w:b w:val="0"/>
            <w:rPrChange w:id="136" w:author="Qi Cheng" w:date="2020-04-19T20:37:00Z">
              <w:rPr/>
            </w:rPrChange>
          </w:rPr>
          <w:delText>[2]</w:delText>
        </w:r>
      </w:del>
      <w:ins w:id="137" w:author="Qi Cheng" w:date="2020-04-19T20:23:00Z">
        <w:r w:rsidR="00194C46" w:rsidRPr="00194C46">
          <w:rPr>
            <w:b w:val="0"/>
            <w:rPrChange w:id="138" w:author="Qi Cheng" w:date="2020-04-19T20:37:00Z">
              <w:rPr/>
            </w:rPrChange>
          </w:rPr>
          <w:t xml:space="preserve">The </w:t>
        </w:r>
        <w:proofErr w:type="gramStart"/>
        <w:r w:rsidR="00194C46" w:rsidRPr="00194C46">
          <w:rPr>
            <w:b w:val="0"/>
            <w:rPrChange w:id="139" w:author="Qi Cheng" w:date="2020-04-19T20:37:00Z">
              <w:rPr/>
            </w:rPrChange>
          </w:rPr>
          <w:t>data-set</w:t>
        </w:r>
        <w:proofErr w:type="gramEnd"/>
        <w:r w:rsidR="00194C46" w:rsidRPr="00194C46">
          <w:rPr>
            <w:b w:val="0"/>
            <w:rPrChange w:id="140" w:author="Qi Cheng" w:date="2020-04-19T20:37:00Z">
              <w:rPr/>
            </w:rPrChange>
          </w:rPr>
          <w:t xml:space="preserve"> contains aggregate individual statistics for 67 NBA seasons. </w:t>
        </w:r>
      </w:ins>
      <w:ins w:id="141" w:author="Qi Cheng" w:date="2020-04-19T20:24:00Z">
        <w:r w:rsidR="00194C46" w:rsidRPr="00194C46">
          <w:rPr>
            <w:b w:val="0"/>
            <w:rPrChange w:id="142" w:author="Qi Cheng" w:date="2020-04-19T20:37:00Z">
              <w:rPr/>
            </w:rPrChange>
          </w:rPr>
          <w:t>F</w:t>
        </w:r>
      </w:ins>
      <w:ins w:id="143" w:author="Qi Cheng" w:date="2020-04-19T20:23:00Z">
        <w:r w:rsidR="00194C46" w:rsidRPr="00194C46">
          <w:rPr>
            <w:b w:val="0"/>
            <w:rPrChange w:id="144" w:author="Qi Cheng" w:date="2020-04-19T20:37:00Z">
              <w:rPr/>
            </w:rPrChange>
          </w:rPr>
          <w:t>rom basic box-score attributes such as points, assists, rebounds etc., to more advanced money-ball like features such as Value Over Replacement.</w:t>
        </w:r>
      </w:ins>
      <w:ins w:id="145" w:author="Qi Cheng" w:date="2020-04-19T20:24:00Z">
        <w:r w:rsidR="00194C46" w:rsidRPr="00194C46">
          <w:rPr>
            <w:b w:val="0"/>
            <w:rPrChange w:id="146" w:author="Qi Cheng" w:date="2020-04-19T20:37:00Z">
              <w:rPr/>
            </w:rPrChange>
          </w:rPr>
          <w:t xml:space="preserve"> </w:t>
        </w:r>
        <w:r w:rsidR="00194C46" w:rsidRPr="00194C46">
          <w:rPr>
            <w:b w:val="0"/>
            <w:rPrChange w:id="147" w:author="Qi Cheng" w:date="2020-04-19T20:37:00Z">
              <w:rPr>
                <w:bCs/>
                <w:sz w:val="32"/>
                <w:szCs w:val="24"/>
              </w:rPr>
            </w:rPrChange>
          </w:rPr>
          <w:t>[2]</w:t>
        </w:r>
      </w:ins>
      <w:ins w:id="148" w:author="Qi Cheng" w:date="2020-04-19T20:25:00Z">
        <w:r w:rsidR="00194C46" w:rsidRPr="00194C46">
          <w:rPr>
            <w:b w:val="0"/>
            <w:rPrChange w:id="149" w:author="Qi Cheng" w:date="2020-04-19T20:37:00Z">
              <w:rPr>
                <w:b w:val="0"/>
                <w:sz w:val="32"/>
                <w:szCs w:val="24"/>
              </w:rPr>
            </w:rPrChange>
          </w:rPr>
          <w:t xml:space="preserve"> The </w:t>
        </w:r>
      </w:ins>
      <w:ins w:id="150" w:author="Qi Cheng" w:date="2020-04-19T20:26:00Z">
        <w:r w:rsidR="00194C46" w:rsidRPr="00194C46">
          <w:rPr>
            <w:b w:val="0"/>
            <w:rPrChange w:id="151" w:author="Qi Cheng" w:date="2020-04-19T20:37:00Z">
              <w:rPr>
                <w:b w:val="0"/>
                <w:sz w:val="32"/>
                <w:szCs w:val="24"/>
              </w:rPr>
            </w:rPrChange>
          </w:rPr>
          <w:t>“</w:t>
        </w:r>
        <w:proofErr w:type="spellStart"/>
        <w:r w:rsidR="00194C46" w:rsidRPr="00194C46">
          <w:rPr>
            <w:b w:val="0"/>
            <w:rPrChange w:id="152" w:author="Qi Cheng" w:date="2020-04-19T20:37:00Z">
              <w:rPr>
                <w:b w:val="0"/>
                <w:sz w:val="32"/>
                <w:szCs w:val="24"/>
              </w:rPr>
            </w:rPrChange>
          </w:rPr>
          <w:t>seasons_ststs</w:t>
        </w:r>
        <w:proofErr w:type="spellEnd"/>
        <w:r w:rsidR="00194C46" w:rsidRPr="00194C46">
          <w:rPr>
            <w:b w:val="0"/>
            <w:rPrChange w:id="153" w:author="Qi Cheng" w:date="2020-04-19T20:37:00Z">
              <w:rPr>
                <w:b w:val="0"/>
                <w:sz w:val="32"/>
                <w:szCs w:val="24"/>
              </w:rPr>
            </w:rPrChange>
          </w:rPr>
          <w:t xml:space="preserve">: dataset contains </w:t>
        </w:r>
      </w:ins>
      <w:ins w:id="154" w:author="Qi Cheng" w:date="2020-04-19T20:27:00Z">
        <w:r w:rsidR="00194C46" w:rsidRPr="00194C46">
          <w:rPr>
            <w:b w:val="0"/>
            <w:rPrChange w:id="155" w:author="Qi Cheng" w:date="2020-04-19T20:37:00Z">
              <w:rPr>
                <w:b w:val="0"/>
                <w:sz w:val="32"/>
                <w:szCs w:val="24"/>
              </w:rPr>
            </w:rPrChange>
          </w:rPr>
          <w:t>53 variables and over 24,000 observations. The variables in the data set</w:t>
        </w:r>
      </w:ins>
      <w:ins w:id="156" w:author="Qi Cheng" w:date="2020-04-19T20:28:00Z">
        <w:r w:rsidR="00194C46" w:rsidRPr="00194C46">
          <w:rPr>
            <w:b w:val="0"/>
            <w:rPrChange w:id="157" w:author="Qi Cheng" w:date="2020-04-19T20:37:00Z">
              <w:rPr>
                <w:b w:val="0"/>
                <w:sz w:val="32"/>
                <w:szCs w:val="24"/>
              </w:rPr>
            </w:rPrChange>
          </w:rPr>
          <w:t xml:space="preserve"> </w:t>
        </w:r>
      </w:ins>
      <w:ins w:id="158" w:author="Qi Cheng" w:date="2020-04-19T20:27:00Z">
        <w:r w:rsidR="00194C46" w:rsidRPr="00194C46">
          <w:rPr>
            <w:b w:val="0"/>
            <w:rPrChange w:id="159" w:author="Qi Cheng" w:date="2020-04-19T20:37:00Z">
              <w:rPr>
                <w:b w:val="0"/>
                <w:sz w:val="32"/>
                <w:szCs w:val="24"/>
              </w:rPr>
            </w:rPrChange>
          </w:rPr>
          <w:t>are shown below with the appropriate roles and levels:</w:t>
        </w:r>
      </w:ins>
    </w:p>
    <w:p w14:paraId="13EC45D0" w14:textId="77777777" w:rsidR="00194C46" w:rsidRPr="00DB4391" w:rsidRDefault="00194C46">
      <w:pPr>
        <w:pPrChange w:id="160" w:author="Qi Cheng" w:date="2020-04-19T20:29:00Z">
          <w:pPr>
            <w:pStyle w:val="Heading2"/>
            <w:spacing w:before="240"/>
          </w:pPr>
        </w:pPrChange>
      </w:pPr>
    </w:p>
    <w:tbl>
      <w:tblPr>
        <w:tblStyle w:val="PlainTable2"/>
        <w:tblW w:w="5000" w:type="pct"/>
        <w:tblLook w:val="04A0" w:firstRow="1" w:lastRow="0" w:firstColumn="1" w:lastColumn="0" w:noHBand="0" w:noVBand="1"/>
      </w:tblPr>
      <w:tblGrid>
        <w:gridCol w:w="1514"/>
        <w:gridCol w:w="1860"/>
        <w:gridCol w:w="1675"/>
        <w:gridCol w:w="4887"/>
      </w:tblGrid>
      <w:tr w:rsidR="00B351B5" w:rsidRPr="00B351B5" w14:paraId="59A16E53" w14:textId="77777777" w:rsidTr="00B351B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7CBF3553" w14:textId="77777777" w:rsidR="00B351B5" w:rsidRPr="00194C46" w:rsidRDefault="00B351B5" w:rsidP="00E46B46">
            <w:pPr>
              <w:spacing w:before="120" w:after="120"/>
              <w:rPr>
                <w:rFonts w:ascii="Calibri" w:eastAsia="Times New Roman" w:hAnsi="Calibri" w:cs="Calibri"/>
                <w:b/>
                <w:bCs w:val="0"/>
                <w:color w:val="000000"/>
                <w:szCs w:val="28"/>
                <w:lang w:eastAsia="zh-CN"/>
                <w:rPrChange w:id="161" w:author="Qi Cheng" w:date="2020-04-19T20:37:00Z">
                  <w:rPr>
                    <w:rFonts w:ascii="Calibri" w:eastAsia="Times New Roman" w:hAnsi="Calibri" w:cs="Calibri"/>
                    <w:b/>
                    <w:bCs w:val="0"/>
                    <w:color w:val="000000"/>
                    <w:sz w:val="22"/>
                    <w:lang w:eastAsia="zh-CN"/>
                  </w:rPr>
                </w:rPrChange>
              </w:rPr>
            </w:pPr>
            <w:r w:rsidRPr="00194C46">
              <w:rPr>
                <w:rFonts w:ascii="Calibri" w:eastAsia="Times New Roman" w:hAnsi="Calibri" w:cs="Calibri"/>
                <w:color w:val="000000"/>
                <w:szCs w:val="28"/>
                <w:lang w:eastAsia="zh-CN"/>
                <w:rPrChange w:id="162" w:author="Qi Cheng" w:date="2020-04-19T20:37:00Z">
                  <w:rPr>
                    <w:rFonts w:ascii="Calibri" w:eastAsia="Times New Roman" w:hAnsi="Calibri" w:cs="Calibri"/>
                    <w:color w:val="000000"/>
                    <w:sz w:val="22"/>
                    <w:lang w:eastAsia="zh-CN"/>
                  </w:rPr>
                </w:rPrChange>
              </w:rPr>
              <w:t>Name</w:t>
            </w:r>
          </w:p>
        </w:tc>
        <w:tc>
          <w:tcPr>
            <w:tcW w:w="936" w:type="pct"/>
            <w:noWrap/>
            <w:hideMark/>
          </w:tcPr>
          <w:p w14:paraId="4E6DA597" w14:textId="77777777" w:rsidR="00B351B5" w:rsidRPr="00194C46" w:rsidRDefault="00B351B5" w:rsidP="00E46B46">
            <w:pPr>
              <w:spacing w:before="120" w:after="12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val="0"/>
                <w:color w:val="000000"/>
                <w:szCs w:val="28"/>
                <w:lang w:eastAsia="zh-CN"/>
                <w:rPrChange w:id="163" w:author="Qi Cheng" w:date="2020-04-19T20:37:00Z">
                  <w:rPr>
                    <w:rFonts w:ascii="Calibri" w:eastAsia="Times New Roman" w:hAnsi="Calibri" w:cs="Calibri"/>
                    <w:b/>
                    <w:bCs w:val="0"/>
                    <w:color w:val="000000"/>
                    <w:sz w:val="22"/>
                    <w:lang w:eastAsia="zh-CN"/>
                  </w:rPr>
                </w:rPrChange>
              </w:rPr>
            </w:pPr>
            <w:r w:rsidRPr="00194C46">
              <w:rPr>
                <w:rFonts w:ascii="Calibri" w:eastAsia="Times New Roman" w:hAnsi="Calibri" w:cs="Calibri"/>
                <w:color w:val="000000"/>
                <w:szCs w:val="28"/>
                <w:lang w:eastAsia="zh-CN"/>
                <w:rPrChange w:id="164" w:author="Qi Cheng" w:date="2020-04-19T20:37:00Z">
                  <w:rPr>
                    <w:rFonts w:ascii="Calibri" w:eastAsia="Times New Roman" w:hAnsi="Calibri" w:cs="Calibri"/>
                    <w:color w:val="000000"/>
                    <w:sz w:val="22"/>
                    <w:lang w:eastAsia="zh-CN"/>
                  </w:rPr>
                </w:rPrChange>
              </w:rPr>
              <w:t>Model Role</w:t>
            </w:r>
          </w:p>
        </w:tc>
        <w:tc>
          <w:tcPr>
            <w:tcW w:w="843" w:type="pct"/>
            <w:noWrap/>
            <w:hideMark/>
          </w:tcPr>
          <w:p w14:paraId="5F76762F" w14:textId="77777777" w:rsidR="00B351B5" w:rsidRPr="00194C46" w:rsidRDefault="00B351B5" w:rsidP="00E46B46">
            <w:pPr>
              <w:spacing w:before="120" w:after="12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val="0"/>
                <w:color w:val="000000"/>
                <w:szCs w:val="28"/>
                <w:lang w:eastAsia="zh-CN"/>
                <w:rPrChange w:id="165" w:author="Qi Cheng" w:date="2020-04-19T20:37:00Z">
                  <w:rPr>
                    <w:rFonts w:ascii="Calibri" w:eastAsia="Times New Roman" w:hAnsi="Calibri" w:cs="Calibri"/>
                    <w:b/>
                    <w:bCs w:val="0"/>
                    <w:color w:val="000000"/>
                    <w:sz w:val="22"/>
                    <w:lang w:eastAsia="zh-CN"/>
                  </w:rPr>
                </w:rPrChange>
              </w:rPr>
            </w:pPr>
            <w:r w:rsidRPr="00194C46">
              <w:rPr>
                <w:rFonts w:ascii="Calibri" w:eastAsia="Times New Roman" w:hAnsi="Calibri" w:cs="Calibri"/>
                <w:color w:val="000000"/>
                <w:szCs w:val="28"/>
                <w:lang w:eastAsia="zh-CN"/>
                <w:rPrChange w:id="166" w:author="Qi Cheng" w:date="2020-04-19T20:37:00Z">
                  <w:rPr>
                    <w:rFonts w:ascii="Calibri" w:eastAsia="Times New Roman" w:hAnsi="Calibri" w:cs="Calibri"/>
                    <w:color w:val="000000"/>
                    <w:sz w:val="22"/>
                    <w:lang w:eastAsia="zh-CN"/>
                  </w:rPr>
                </w:rPrChange>
              </w:rPr>
              <w:t>Data Type</w:t>
            </w:r>
          </w:p>
        </w:tc>
        <w:tc>
          <w:tcPr>
            <w:tcW w:w="2459" w:type="pct"/>
            <w:noWrap/>
            <w:hideMark/>
          </w:tcPr>
          <w:p w14:paraId="5EA0CB3B" w14:textId="77777777" w:rsidR="00B351B5" w:rsidRPr="00194C46" w:rsidRDefault="00B351B5" w:rsidP="00E46B46">
            <w:pPr>
              <w:spacing w:before="120" w:after="12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val="0"/>
                <w:color w:val="000000"/>
                <w:szCs w:val="28"/>
                <w:lang w:eastAsia="zh-CN"/>
                <w:rPrChange w:id="167" w:author="Qi Cheng" w:date="2020-04-19T20:37:00Z">
                  <w:rPr>
                    <w:rFonts w:ascii="Calibri" w:eastAsia="Times New Roman" w:hAnsi="Calibri" w:cs="Calibri"/>
                    <w:b/>
                    <w:bCs w:val="0"/>
                    <w:color w:val="000000"/>
                    <w:sz w:val="22"/>
                    <w:lang w:eastAsia="zh-CN"/>
                  </w:rPr>
                </w:rPrChange>
              </w:rPr>
            </w:pPr>
            <w:r w:rsidRPr="00194C46">
              <w:rPr>
                <w:rFonts w:ascii="Calibri" w:eastAsia="Times New Roman" w:hAnsi="Calibri" w:cs="Calibri"/>
                <w:color w:val="000000"/>
                <w:szCs w:val="28"/>
                <w:lang w:eastAsia="zh-CN"/>
                <w:rPrChange w:id="168" w:author="Qi Cheng" w:date="2020-04-19T20:37:00Z">
                  <w:rPr>
                    <w:rFonts w:ascii="Calibri" w:eastAsia="Times New Roman" w:hAnsi="Calibri" w:cs="Calibri"/>
                    <w:color w:val="000000"/>
                    <w:sz w:val="22"/>
                    <w:lang w:eastAsia="zh-CN"/>
                  </w:rPr>
                </w:rPrChange>
              </w:rPr>
              <w:t>Description</w:t>
            </w:r>
          </w:p>
        </w:tc>
      </w:tr>
      <w:tr w:rsidR="00B351B5" w:rsidRPr="00B351B5" w14:paraId="2175823E"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21124277" w14:textId="77777777" w:rsidR="00B351B5" w:rsidRPr="00194C46" w:rsidRDefault="00B351B5" w:rsidP="00B351B5">
            <w:pPr>
              <w:rPr>
                <w:rFonts w:ascii="Calibri" w:eastAsia="Times New Roman" w:hAnsi="Calibri" w:cs="Calibri"/>
                <w:color w:val="000000"/>
                <w:szCs w:val="28"/>
                <w:lang w:eastAsia="zh-CN"/>
                <w:rPrChange w:id="169"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170" w:author="Qi Cheng" w:date="2020-04-19T20:37:00Z">
                  <w:rPr>
                    <w:rFonts w:ascii="Calibri" w:eastAsia="Times New Roman" w:hAnsi="Calibri" w:cs="Calibri"/>
                    <w:color w:val="000000"/>
                    <w:sz w:val="22"/>
                    <w:lang w:eastAsia="zh-CN"/>
                  </w:rPr>
                </w:rPrChange>
              </w:rPr>
              <w:t>Index</w:t>
            </w:r>
          </w:p>
        </w:tc>
        <w:tc>
          <w:tcPr>
            <w:tcW w:w="936" w:type="pct"/>
            <w:noWrap/>
            <w:hideMark/>
          </w:tcPr>
          <w:p w14:paraId="548CA0AD"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17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172" w:author="Qi Cheng" w:date="2020-04-19T20:37:00Z">
                  <w:rPr>
                    <w:rFonts w:ascii="Calibri" w:eastAsia="Times New Roman" w:hAnsi="Calibri" w:cs="Calibri"/>
                    <w:b w:val="0"/>
                    <w:color w:val="000000"/>
                    <w:sz w:val="22"/>
                    <w:lang w:eastAsia="zh-CN"/>
                  </w:rPr>
                </w:rPrChange>
              </w:rPr>
              <w:t>ID</w:t>
            </w:r>
          </w:p>
        </w:tc>
        <w:tc>
          <w:tcPr>
            <w:tcW w:w="843" w:type="pct"/>
            <w:noWrap/>
            <w:hideMark/>
          </w:tcPr>
          <w:p w14:paraId="31FCF7B2"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17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174" w:author="Qi Cheng" w:date="2020-04-19T20:37:00Z">
                  <w:rPr>
                    <w:rFonts w:ascii="Calibri" w:eastAsia="Times New Roman" w:hAnsi="Calibri" w:cs="Calibri"/>
                    <w:b w:val="0"/>
                    <w:color w:val="000000"/>
                    <w:sz w:val="22"/>
                    <w:lang w:eastAsia="zh-CN"/>
                  </w:rPr>
                </w:rPrChange>
              </w:rPr>
              <w:t>Categoric</w:t>
            </w:r>
          </w:p>
        </w:tc>
        <w:tc>
          <w:tcPr>
            <w:tcW w:w="2459" w:type="pct"/>
            <w:noWrap/>
            <w:hideMark/>
          </w:tcPr>
          <w:p w14:paraId="50B74240"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17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176" w:author="Qi Cheng" w:date="2020-04-19T20:37:00Z">
                  <w:rPr>
                    <w:rFonts w:ascii="Calibri" w:eastAsia="Times New Roman" w:hAnsi="Calibri" w:cs="Calibri"/>
                    <w:b w:val="0"/>
                    <w:color w:val="000000"/>
                    <w:sz w:val="22"/>
                    <w:lang w:eastAsia="zh-CN"/>
                  </w:rPr>
                </w:rPrChange>
              </w:rPr>
              <w:t>index</w:t>
            </w:r>
          </w:p>
        </w:tc>
      </w:tr>
      <w:tr w:rsidR="00B351B5" w:rsidRPr="00B351B5" w14:paraId="15C5BF64"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34125B11" w14:textId="77777777" w:rsidR="00B351B5" w:rsidRPr="00194C46" w:rsidRDefault="00B351B5" w:rsidP="00B351B5">
            <w:pPr>
              <w:rPr>
                <w:rFonts w:ascii="Calibri" w:eastAsia="Times New Roman" w:hAnsi="Calibri" w:cs="Calibri"/>
                <w:color w:val="000000"/>
                <w:szCs w:val="28"/>
                <w:lang w:eastAsia="zh-CN"/>
                <w:rPrChange w:id="177"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178" w:author="Qi Cheng" w:date="2020-04-19T20:37:00Z">
                  <w:rPr>
                    <w:rFonts w:ascii="Calibri" w:eastAsia="Times New Roman" w:hAnsi="Calibri" w:cs="Calibri"/>
                    <w:color w:val="000000"/>
                    <w:sz w:val="22"/>
                    <w:lang w:eastAsia="zh-CN"/>
                  </w:rPr>
                </w:rPrChange>
              </w:rPr>
              <w:t>Year</w:t>
            </w:r>
          </w:p>
        </w:tc>
        <w:tc>
          <w:tcPr>
            <w:tcW w:w="936" w:type="pct"/>
            <w:noWrap/>
            <w:hideMark/>
          </w:tcPr>
          <w:p w14:paraId="3F3C6D26"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17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180"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0C3419B5"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18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182" w:author="Qi Cheng" w:date="2020-04-19T20:37:00Z">
                  <w:rPr>
                    <w:rFonts w:ascii="Calibri" w:eastAsia="Times New Roman" w:hAnsi="Calibri" w:cs="Calibri"/>
                    <w:b w:val="0"/>
                    <w:color w:val="000000"/>
                    <w:sz w:val="22"/>
                    <w:lang w:eastAsia="zh-CN"/>
                  </w:rPr>
                </w:rPrChange>
              </w:rPr>
              <w:t>Categoric</w:t>
            </w:r>
          </w:p>
        </w:tc>
        <w:tc>
          <w:tcPr>
            <w:tcW w:w="2459" w:type="pct"/>
            <w:noWrap/>
            <w:hideMark/>
          </w:tcPr>
          <w:p w14:paraId="45CAF27F"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18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184" w:author="Qi Cheng" w:date="2020-04-19T20:37:00Z">
                  <w:rPr>
                    <w:rFonts w:ascii="Calibri" w:eastAsia="Times New Roman" w:hAnsi="Calibri" w:cs="Calibri"/>
                    <w:b w:val="0"/>
                    <w:color w:val="000000"/>
                    <w:sz w:val="22"/>
                    <w:lang w:eastAsia="zh-CN"/>
                  </w:rPr>
                </w:rPrChange>
              </w:rPr>
              <w:t>Season</w:t>
            </w:r>
          </w:p>
        </w:tc>
      </w:tr>
      <w:tr w:rsidR="00B351B5" w:rsidRPr="00B351B5" w14:paraId="62157B3E"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5E4C1D38" w14:textId="77777777" w:rsidR="00B351B5" w:rsidRPr="00194C46" w:rsidRDefault="00B351B5" w:rsidP="00B351B5">
            <w:pPr>
              <w:rPr>
                <w:rFonts w:ascii="Calibri" w:eastAsia="Times New Roman" w:hAnsi="Calibri" w:cs="Calibri"/>
                <w:color w:val="000000"/>
                <w:szCs w:val="28"/>
                <w:lang w:eastAsia="zh-CN"/>
                <w:rPrChange w:id="185"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186" w:author="Qi Cheng" w:date="2020-04-19T20:37:00Z">
                  <w:rPr>
                    <w:rFonts w:ascii="Calibri" w:eastAsia="Times New Roman" w:hAnsi="Calibri" w:cs="Calibri"/>
                    <w:color w:val="000000"/>
                    <w:sz w:val="22"/>
                    <w:lang w:eastAsia="zh-CN"/>
                  </w:rPr>
                </w:rPrChange>
              </w:rPr>
              <w:t>Player</w:t>
            </w:r>
          </w:p>
        </w:tc>
        <w:tc>
          <w:tcPr>
            <w:tcW w:w="936" w:type="pct"/>
            <w:noWrap/>
            <w:hideMark/>
          </w:tcPr>
          <w:p w14:paraId="2909C889"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18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188"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775EE56A"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18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190" w:author="Qi Cheng" w:date="2020-04-19T20:37:00Z">
                  <w:rPr>
                    <w:rFonts w:ascii="Calibri" w:eastAsia="Times New Roman" w:hAnsi="Calibri" w:cs="Calibri"/>
                    <w:b w:val="0"/>
                    <w:color w:val="000000"/>
                    <w:sz w:val="22"/>
                    <w:lang w:eastAsia="zh-CN"/>
                  </w:rPr>
                </w:rPrChange>
              </w:rPr>
              <w:t>Categoric</w:t>
            </w:r>
          </w:p>
        </w:tc>
        <w:tc>
          <w:tcPr>
            <w:tcW w:w="2459" w:type="pct"/>
            <w:noWrap/>
            <w:hideMark/>
          </w:tcPr>
          <w:p w14:paraId="0E9415D0"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19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192" w:author="Qi Cheng" w:date="2020-04-19T20:37:00Z">
                  <w:rPr>
                    <w:rFonts w:ascii="Calibri" w:eastAsia="Times New Roman" w:hAnsi="Calibri" w:cs="Calibri"/>
                    <w:b w:val="0"/>
                    <w:color w:val="000000"/>
                    <w:sz w:val="22"/>
                    <w:lang w:eastAsia="zh-CN"/>
                  </w:rPr>
                </w:rPrChange>
              </w:rPr>
              <w:t>Player Name</w:t>
            </w:r>
          </w:p>
        </w:tc>
      </w:tr>
      <w:tr w:rsidR="00B351B5" w:rsidRPr="00B351B5" w14:paraId="5ACC8624"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6D25D994" w14:textId="77777777" w:rsidR="00B351B5" w:rsidRPr="00194C46" w:rsidRDefault="00B351B5" w:rsidP="00B351B5">
            <w:pPr>
              <w:rPr>
                <w:rFonts w:ascii="Calibri" w:eastAsia="Times New Roman" w:hAnsi="Calibri" w:cs="Calibri"/>
                <w:color w:val="000000"/>
                <w:szCs w:val="28"/>
                <w:lang w:eastAsia="zh-CN"/>
                <w:rPrChange w:id="193"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194" w:author="Qi Cheng" w:date="2020-04-19T20:37:00Z">
                  <w:rPr>
                    <w:rFonts w:ascii="Calibri" w:eastAsia="Times New Roman" w:hAnsi="Calibri" w:cs="Calibri"/>
                    <w:color w:val="000000"/>
                    <w:sz w:val="22"/>
                    <w:lang w:eastAsia="zh-CN"/>
                  </w:rPr>
                </w:rPrChange>
              </w:rPr>
              <w:t>Pos</w:t>
            </w:r>
          </w:p>
        </w:tc>
        <w:tc>
          <w:tcPr>
            <w:tcW w:w="936" w:type="pct"/>
            <w:noWrap/>
            <w:hideMark/>
          </w:tcPr>
          <w:p w14:paraId="6018FDB9"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19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196"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39CA7EE5"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19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198" w:author="Qi Cheng" w:date="2020-04-19T20:37:00Z">
                  <w:rPr>
                    <w:rFonts w:ascii="Calibri" w:eastAsia="Times New Roman" w:hAnsi="Calibri" w:cs="Calibri"/>
                    <w:b w:val="0"/>
                    <w:color w:val="000000"/>
                    <w:sz w:val="22"/>
                    <w:lang w:eastAsia="zh-CN"/>
                  </w:rPr>
                </w:rPrChange>
              </w:rPr>
              <w:t>Categoric</w:t>
            </w:r>
          </w:p>
        </w:tc>
        <w:tc>
          <w:tcPr>
            <w:tcW w:w="2459" w:type="pct"/>
            <w:noWrap/>
            <w:hideMark/>
          </w:tcPr>
          <w:p w14:paraId="2872E51E"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19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00" w:author="Qi Cheng" w:date="2020-04-19T20:37:00Z">
                  <w:rPr>
                    <w:rFonts w:ascii="Calibri" w:eastAsia="Times New Roman" w:hAnsi="Calibri" w:cs="Calibri"/>
                    <w:b w:val="0"/>
                    <w:color w:val="000000"/>
                    <w:sz w:val="22"/>
                    <w:lang w:eastAsia="zh-CN"/>
                  </w:rPr>
                </w:rPrChange>
              </w:rPr>
              <w:t>Position</w:t>
            </w:r>
          </w:p>
        </w:tc>
      </w:tr>
      <w:tr w:rsidR="00B351B5" w:rsidRPr="00B351B5" w14:paraId="186E235D"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7342EF89" w14:textId="77777777" w:rsidR="00B351B5" w:rsidRPr="00194C46" w:rsidRDefault="00B351B5" w:rsidP="00B351B5">
            <w:pPr>
              <w:rPr>
                <w:rFonts w:ascii="Calibri" w:eastAsia="Times New Roman" w:hAnsi="Calibri" w:cs="Calibri"/>
                <w:color w:val="000000"/>
                <w:szCs w:val="28"/>
                <w:lang w:eastAsia="zh-CN"/>
                <w:rPrChange w:id="201"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202" w:author="Qi Cheng" w:date="2020-04-19T20:37:00Z">
                  <w:rPr>
                    <w:rFonts w:ascii="Calibri" w:eastAsia="Times New Roman" w:hAnsi="Calibri" w:cs="Calibri"/>
                    <w:color w:val="000000"/>
                    <w:sz w:val="22"/>
                    <w:lang w:eastAsia="zh-CN"/>
                  </w:rPr>
                </w:rPrChange>
              </w:rPr>
              <w:t>Age</w:t>
            </w:r>
          </w:p>
        </w:tc>
        <w:tc>
          <w:tcPr>
            <w:tcW w:w="936" w:type="pct"/>
            <w:noWrap/>
            <w:hideMark/>
          </w:tcPr>
          <w:p w14:paraId="69EC6084"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20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04"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2C3F8AA3"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20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06"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1CB64B29"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20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08" w:author="Qi Cheng" w:date="2020-04-19T20:37:00Z">
                  <w:rPr>
                    <w:rFonts w:ascii="Calibri" w:eastAsia="Times New Roman" w:hAnsi="Calibri" w:cs="Calibri"/>
                    <w:b w:val="0"/>
                    <w:color w:val="000000"/>
                    <w:sz w:val="22"/>
                    <w:lang w:eastAsia="zh-CN"/>
                  </w:rPr>
                </w:rPrChange>
              </w:rPr>
              <w:t>Age</w:t>
            </w:r>
          </w:p>
        </w:tc>
      </w:tr>
      <w:tr w:rsidR="00B351B5" w:rsidRPr="00B351B5" w14:paraId="15ED43FE"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544F547E" w14:textId="77777777" w:rsidR="00B351B5" w:rsidRPr="00194C46" w:rsidRDefault="00B351B5" w:rsidP="00B351B5">
            <w:pPr>
              <w:rPr>
                <w:rFonts w:ascii="Calibri" w:eastAsia="Times New Roman" w:hAnsi="Calibri" w:cs="Calibri"/>
                <w:color w:val="000000"/>
                <w:szCs w:val="28"/>
                <w:lang w:eastAsia="zh-CN"/>
                <w:rPrChange w:id="209"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210" w:author="Qi Cheng" w:date="2020-04-19T20:37:00Z">
                  <w:rPr>
                    <w:rFonts w:ascii="Calibri" w:eastAsia="Times New Roman" w:hAnsi="Calibri" w:cs="Calibri"/>
                    <w:color w:val="000000"/>
                    <w:sz w:val="22"/>
                    <w:lang w:eastAsia="zh-CN"/>
                  </w:rPr>
                </w:rPrChange>
              </w:rPr>
              <w:t>Tm</w:t>
            </w:r>
          </w:p>
        </w:tc>
        <w:tc>
          <w:tcPr>
            <w:tcW w:w="936" w:type="pct"/>
            <w:noWrap/>
            <w:hideMark/>
          </w:tcPr>
          <w:p w14:paraId="026937F9"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21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12"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199508E7"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21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14" w:author="Qi Cheng" w:date="2020-04-19T20:37:00Z">
                  <w:rPr>
                    <w:rFonts w:ascii="Calibri" w:eastAsia="Times New Roman" w:hAnsi="Calibri" w:cs="Calibri"/>
                    <w:b w:val="0"/>
                    <w:color w:val="000000"/>
                    <w:sz w:val="22"/>
                    <w:lang w:eastAsia="zh-CN"/>
                  </w:rPr>
                </w:rPrChange>
              </w:rPr>
              <w:t>Categoric</w:t>
            </w:r>
          </w:p>
        </w:tc>
        <w:tc>
          <w:tcPr>
            <w:tcW w:w="2459" w:type="pct"/>
            <w:noWrap/>
            <w:hideMark/>
          </w:tcPr>
          <w:p w14:paraId="0583374D"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21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16" w:author="Qi Cheng" w:date="2020-04-19T20:37:00Z">
                  <w:rPr>
                    <w:rFonts w:ascii="Calibri" w:eastAsia="Times New Roman" w:hAnsi="Calibri" w:cs="Calibri"/>
                    <w:b w:val="0"/>
                    <w:color w:val="000000"/>
                    <w:sz w:val="22"/>
                    <w:lang w:eastAsia="zh-CN"/>
                  </w:rPr>
                </w:rPrChange>
              </w:rPr>
              <w:t>Team</w:t>
            </w:r>
          </w:p>
        </w:tc>
      </w:tr>
      <w:tr w:rsidR="00B351B5" w:rsidRPr="00B351B5" w14:paraId="7E1BEB22"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4A561188" w14:textId="77777777" w:rsidR="00B351B5" w:rsidRPr="00194C46" w:rsidRDefault="00B351B5" w:rsidP="00B351B5">
            <w:pPr>
              <w:rPr>
                <w:rFonts w:ascii="Calibri" w:eastAsia="Times New Roman" w:hAnsi="Calibri" w:cs="Calibri"/>
                <w:color w:val="000000"/>
                <w:szCs w:val="28"/>
                <w:lang w:eastAsia="zh-CN"/>
                <w:rPrChange w:id="217"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218" w:author="Qi Cheng" w:date="2020-04-19T20:37:00Z">
                  <w:rPr>
                    <w:rFonts w:ascii="Calibri" w:eastAsia="Times New Roman" w:hAnsi="Calibri" w:cs="Calibri"/>
                    <w:color w:val="000000"/>
                    <w:sz w:val="22"/>
                    <w:lang w:eastAsia="zh-CN"/>
                  </w:rPr>
                </w:rPrChange>
              </w:rPr>
              <w:t>G</w:t>
            </w:r>
          </w:p>
        </w:tc>
        <w:tc>
          <w:tcPr>
            <w:tcW w:w="936" w:type="pct"/>
            <w:noWrap/>
            <w:hideMark/>
          </w:tcPr>
          <w:p w14:paraId="62EB7954"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21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20"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7E9A6D12"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22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22"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0557386A"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22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24" w:author="Qi Cheng" w:date="2020-04-19T20:37:00Z">
                  <w:rPr>
                    <w:rFonts w:ascii="Calibri" w:eastAsia="Times New Roman" w:hAnsi="Calibri" w:cs="Calibri"/>
                    <w:b w:val="0"/>
                    <w:color w:val="000000"/>
                    <w:sz w:val="22"/>
                    <w:lang w:eastAsia="zh-CN"/>
                  </w:rPr>
                </w:rPrChange>
              </w:rPr>
              <w:t>Games</w:t>
            </w:r>
          </w:p>
        </w:tc>
      </w:tr>
      <w:tr w:rsidR="00B351B5" w:rsidRPr="00B351B5" w14:paraId="1E1668DC"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10187323" w14:textId="77777777" w:rsidR="00B351B5" w:rsidRPr="00194C46" w:rsidRDefault="00B351B5" w:rsidP="00B351B5">
            <w:pPr>
              <w:rPr>
                <w:rFonts w:ascii="Calibri" w:eastAsia="Times New Roman" w:hAnsi="Calibri" w:cs="Calibri"/>
                <w:color w:val="000000"/>
                <w:szCs w:val="28"/>
                <w:lang w:eastAsia="zh-CN"/>
                <w:rPrChange w:id="225"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226" w:author="Qi Cheng" w:date="2020-04-19T20:37:00Z">
                  <w:rPr>
                    <w:rFonts w:ascii="Calibri" w:eastAsia="Times New Roman" w:hAnsi="Calibri" w:cs="Calibri"/>
                    <w:color w:val="000000"/>
                    <w:sz w:val="22"/>
                    <w:lang w:eastAsia="zh-CN"/>
                  </w:rPr>
                </w:rPrChange>
              </w:rPr>
              <w:t>GS</w:t>
            </w:r>
          </w:p>
        </w:tc>
        <w:tc>
          <w:tcPr>
            <w:tcW w:w="936" w:type="pct"/>
            <w:noWrap/>
            <w:hideMark/>
          </w:tcPr>
          <w:p w14:paraId="1505BBE4"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22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28"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1805D9D2"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22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30"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33820569"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23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32" w:author="Qi Cheng" w:date="2020-04-19T20:37:00Z">
                  <w:rPr>
                    <w:rFonts w:ascii="Calibri" w:eastAsia="Times New Roman" w:hAnsi="Calibri" w:cs="Calibri"/>
                    <w:b w:val="0"/>
                    <w:color w:val="000000"/>
                    <w:sz w:val="22"/>
                    <w:lang w:eastAsia="zh-CN"/>
                  </w:rPr>
                </w:rPrChange>
              </w:rPr>
              <w:t>Games Started</w:t>
            </w:r>
          </w:p>
        </w:tc>
      </w:tr>
      <w:tr w:rsidR="00B351B5" w:rsidRPr="00B351B5" w14:paraId="38FEE4F7"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5CC17FFC" w14:textId="77777777" w:rsidR="00B351B5" w:rsidRPr="00194C46" w:rsidRDefault="00B351B5" w:rsidP="00B351B5">
            <w:pPr>
              <w:rPr>
                <w:rFonts w:ascii="Calibri" w:eastAsia="Times New Roman" w:hAnsi="Calibri" w:cs="Calibri"/>
                <w:color w:val="000000"/>
                <w:szCs w:val="28"/>
                <w:lang w:eastAsia="zh-CN"/>
                <w:rPrChange w:id="233"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234" w:author="Qi Cheng" w:date="2020-04-19T20:37:00Z">
                  <w:rPr>
                    <w:rFonts w:ascii="Calibri" w:eastAsia="Times New Roman" w:hAnsi="Calibri" w:cs="Calibri"/>
                    <w:color w:val="000000"/>
                    <w:sz w:val="22"/>
                    <w:lang w:eastAsia="zh-CN"/>
                  </w:rPr>
                </w:rPrChange>
              </w:rPr>
              <w:t>MP</w:t>
            </w:r>
          </w:p>
        </w:tc>
        <w:tc>
          <w:tcPr>
            <w:tcW w:w="936" w:type="pct"/>
            <w:noWrap/>
            <w:hideMark/>
          </w:tcPr>
          <w:p w14:paraId="0657CC01"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23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36"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7139F397"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23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38"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5742CEA8"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23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40" w:author="Qi Cheng" w:date="2020-04-19T20:37:00Z">
                  <w:rPr>
                    <w:rFonts w:ascii="Calibri" w:eastAsia="Times New Roman" w:hAnsi="Calibri" w:cs="Calibri"/>
                    <w:b w:val="0"/>
                    <w:color w:val="000000"/>
                    <w:sz w:val="22"/>
                    <w:lang w:eastAsia="zh-CN"/>
                  </w:rPr>
                </w:rPrChange>
              </w:rPr>
              <w:t>Minutes Played</w:t>
            </w:r>
          </w:p>
        </w:tc>
      </w:tr>
      <w:tr w:rsidR="00B351B5" w:rsidRPr="00B351B5" w14:paraId="15386D6D"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25A29AB8" w14:textId="77777777" w:rsidR="00B351B5" w:rsidRPr="00194C46" w:rsidRDefault="00B351B5" w:rsidP="00B351B5">
            <w:pPr>
              <w:rPr>
                <w:rFonts w:ascii="Calibri" w:eastAsia="Times New Roman" w:hAnsi="Calibri" w:cs="Calibri"/>
                <w:color w:val="000000"/>
                <w:szCs w:val="28"/>
                <w:lang w:eastAsia="zh-CN"/>
                <w:rPrChange w:id="241"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242" w:author="Qi Cheng" w:date="2020-04-19T20:37:00Z">
                  <w:rPr>
                    <w:rFonts w:ascii="Calibri" w:eastAsia="Times New Roman" w:hAnsi="Calibri" w:cs="Calibri"/>
                    <w:color w:val="000000"/>
                    <w:sz w:val="22"/>
                    <w:lang w:eastAsia="zh-CN"/>
                  </w:rPr>
                </w:rPrChange>
              </w:rPr>
              <w:t>PER</w:t>
            </w:r>
          </w:p>
        </w:tc>
        <w:tc>
          <w:tcPr>
            <w:tcW w:w="936" w:type="pct"/>
            <w:noWrap/>
            <w:hideMark/>
          </w:tcPr>
          <w:p w14:paraId="6A164727"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24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44"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73B499DA"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24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46"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727F359B"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24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48" w:author="Qi Cheng" w:date="2020-04-19T20:37:00Z">
                  <w:rPr>
                    <w:rFonts w:ascii="Calibri" w:eastAsia="Times New Roman" w:hAnsi="Calibri" w:cs="Calibri"/>
                    <w:b w:val="0"/>
                    <w:color w:val="000000"/>
                    <w:sz w:val="22"/>
                    <w:lang w:eastAsia="zh-CN"/>
                  </w:rPr>
                </w:rPrChange>
              </w:rPr>
              <w:t>Player Efficiency Rating</w:t>
            </w:r>
          </w:p>
        </w:tc>
      </w:tr>
      <w:tr w:rsidR="00B351B5" w:rsidRPr="00B351B5" w14:paraId="0EEF161D"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30CABAA7" w14:textId="77777777" w:rsidR="00B351B5" w:rsidRPr="00194C46" w:rsidRDefault="00B351B5" w:rsidP="00B351B5">
            <w:pPr>
              <w:rPr>
                <w:rFonts w:ascii="Calibri" w:eastAsia="Times New Roman" w:hAnsi="Calibri" w:cs="Calibri"/>
                <w:color w:val="000000"/>
                <w:szCs w:val="28"/>
                <w:lang w:eastAsia="zh-CN"/>
                <w:rPrChange w:id="249"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250" w:author="Qi Cheng" w:date="2020-04-19T20:37:00Z">
                  <w:rPr>
                    <w:rFonts w:ascii="Calibri" w:eastAsia="Times New Roman" w:hAnsi="Calibri" w:cs="Calibri"/>
                    <w:color w:val="000000"/>
                    <w:sz w:val="22"/>
                    <w:lang w:eastAsia="zh-CN"/>
                  </w:rPr>
                </w:rPrChange>
              </w:rPr>
              <w:t>TS%</w:t>
            </w:r>
          </w:p>
        </w:tc>
        <w:tc>
          <w:tcPr>
            <w:tcW w:w="936" w:type="pct"/>
            <w:noWrap/>
            <w:hideMark/>
          </w:tcPr>
          <w:p w14:paraId="6C675A27"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25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52"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53FA80EE"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25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54"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4C31008E"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25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56" w:author="Qi Cheng" w:date="2020-04-19T20:37:00Z">
                  <w:rPr>
                    <w:rFonts w:ascii="Calibri" w:eastAsia="Times New Roman" w:hAnsi="Calibri" w:cs="Calibri"/>
                    <w:b w:val="0"/>
                    <w:color w:val="000000"/>
                    <w:sz w:val="22"/>
                    <w:lang w:eastAsia="zh-CN"/>
                  </w:rPr>
                </w:rPrChange>
              </w:rPr>
              <w:t>True Shooting %</w:t>
            </w:r>
          </w:p>
        </w:tc>
      </w:tr>
      <w:tr w:rsidR="00B351B5" w:rsidRPr="00B351B5" w14:paraId="7E0E7C0A"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053017CD" w14:textId="77777777" w:rsidR="00B351B5" w:rsidRPr="00194C46" w:rsidRDefault="00B351B5" w:rsidP="00B351B5">
            <w:pPr>
              <w:rPr>
                <w:rFonts w:ascii="Calibri" w:eastAsia="Times New Roman" w:hAnsi="Calibri" w:cs="Calibri"/>
                <w:color w:val="000000"/>
                <w:szCs w:val="28"/>
                <w:lang w:eastAsia="zh-CN"/>
                <w:rPrChange w:id="257"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258" w:author="Qi Cheng" w:date="2020-04-19T20:37:00Z">
                  <w:rPr>
                    <w:rFonts w:ascii="Calibri" w:eastAsia="Times New Roman" w:hAnsi="Calibri" w:cs="Calibri"/>
                    <w:color w:val="000000"/>
                    <w:sz w:val="22"/>
                    <w:lang w:eastAsia="zh-CN"/>
                  </w:rPr>
                </w:rPrChange>
              </w:rPr>
              <w:t>3PAr</w:t>
            </w:r>
          </w:p>
        </w:tc>
        <w:tc>
          <w:tcPr>
            <w:tcW w:w="936" w:type="pct"/>
            <w:noWrap/>
            <w:hideMark/>
          </w:tcPr>
          <w:p w14:paraId="210DCEF8"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25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60"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29C9BC1D"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26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62"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3B426AF8"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26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64" w:author="Qi Cheng" w:date="2020-04-19T20:37:00Z">
                  <w:rPr>
                    <w:rFonts w:ascii="Calibri" w:eastAsia="Times New Roman" w:hAnsi="Calibri" w:cs="Calibri"/>
                    <w:b w:val="0"/>
                    <w:color w:val="000000"/>
                    <w:sz w:val="22"/>
                    <w:lang w:eastAsia="zh-CN"/>
                  </w:rPr>
                </w:rPrChange>
              </w:rPr>
              <w:t>3-Point Attempt Rate</w:t>
            </w:r>
          </w:p>
        </w:tc>
      </w:tr>
      <w:tr w:rsidR="00B351B5" w:rsidRPr="00B351B5" w14:paraId="24799806"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0CB98492" w14:textId="77777777" w:rsidR="00B351B5" w:rsidRPr="00194C46" w:rsidRDefault="00B351B5" w:rsidP="00B351B5">
            <w:pPr>
              <w:rPr>
                <w:rFonts w:ascii="Calibri" w:eastAsia="Times New Roman" w:hAnsi="Calibri" w:cs="Calibri"/>
                <w:color w:val="000000"/>
                <w:szCs w:val="28"/>
                <w:lang w:eastAsia="zh-CN"/>
                <w:rPrChange w:id="265" w:author="Qi Cheng" w:date="2020-04-19T20:37:00Z">
                  <w:rPr>
                    <w:rFonts w:ascii="Calibri" w:eastAsia="Times New Roman" w:hAnsi="Calibri" w:cs="Calibri"/>
                    <w:color w:val="000000"/>
                    <w:sz w:val="22"/>
                    <w:lang w:eastAsia="zh-CN"/>
                  </w:rPr>
                </w:rPrChange>
              </w:rPr>
            </w:pPr>
            <w:proofErr w:type="spellStart"/>
            <w:r w:rsidRPr="00194C46">
              <w:rPr>
                <w:rFonts w:ascii="Calibri" w:eastAsia="Times New Roman" w:hAnsi="Calibri" w:cs="Calibri"/>
                <w:color w:val="000000"/>
                <w:szCs w:val="28"/>
                <w:lang w:eastAsia="zh-CN"/>
                <w:rPrChange w:id="266" w:author="Qi Cheng" w:date="2020-04-19T20:37:00Z">
                  <w:rPr>
                    <w:rFonts w:ascii="Calibri" w:eastAsia="Times New Roman" w:hAnsi="Calibri" w:cs="Calibri"/>
                    <w:color w:val="000000"/>
                    <w:sz w:val="22"/>
                    <w:lang w:eastAsia="zh-CN"/>
                  </w:rPr>
                </w:rPrChange>
              </w:rPr>
              <w:t>FTr</w:t>
            </w:r>
            <w:proofErr w:type="spellEnd"/>
          </w:p>
        </w:tc>
        <w:tc>
          <w:tcPr>
            <w:tcW w:w="936" w:type="pct"/>
            <w:noWrap/>
            <w:hideMark/>
          </w:tcPr>
          <w:p w14:paraId="441F8F1C"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26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68"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09C1F63F"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26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70"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711096E4"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27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72" w:author="Qi Cheng" w:date="2020-04-19T20:37:00Z">
                  <w:rPr>
                    <w:rFonts w:ascii="Calibri" w:eastAsia="Times New Roman" w:hAnsi="Calibri" w:cs="Calibri"/>
                    <w:b w:val="0"/>
                    <w:color w:val="000000"/>
                    <w:sz w:val="22"/>
                    <w:lang w:eastAsia="zh-CN"/>
                  </w:rPr>
                </w:rPrChange>
              </w:rPr>
              <w:t>Free Throw Rate</w:t>
            </w:r>
          </w:p>
        </w:tc>
      </w:tr>
      <w:tr w:rsidR="00B351B5" w:rsidRPr="00B351B5" w14:paraId="32E1FDA6"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67C9E6EF" w14:textId="77777777" w:rsidR="00B351B5" w:rsidRPr="00194C46" w:rsidRDefault="00B351B5" w:rsidP="00B351B5">
            <w:pPr>
              <w:rPr>
                <w:rFonts w:ascii="Calibri" w:eastAsia="Times New Roman" w:hAnsi="Calibri" w:cs="Calibri"/>
                <w:color w:val="000000"/>
                <w:szCs w:val="28"/>
                <w:lang w:eastAsia="zh-CN"/>
                <w:rPrChange w:id="273"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274" w:author="Qi Cheng" w:date="2020-04-19T20:37:00Z">
                  <w:rPr>
                    <w:rFonts w:ascii="Calibri" w:eastAsia="Times New Roman" w:hAnsi="Calibri" w:cs="Calibri"/>
                    <w:color w:val="000000"/>
                    <w:sz w:val="22"/>
                    <w:lang w:eastAsia="zh-CN"/>
                  </w:rPr>
                </w:rPrChange>
              </w:rPr>
              <w:t>ORB%</w:t>
            </w:r>
          </w:p>
        </w:tc>
        <w:tc>
          <w:tcPr>
            <w:tcW w:w="936" w:type="pct"/>
            <w:noWrap/>
            <w:hideMark/>
          </w:tcPr>
          <w:p w14:paraId="47AD46F9"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27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76"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5D88AABA"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27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78"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5F0A8D77"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27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80" w:author="Qi Cheng" w:date="2020-04-19T20:37:00Z">
                  <w:rPr>
                    <w:rFonts w:ascii="Calibri" w:eastAsia="Times New Roman" w:hAnsi="Calibri" w:cs="Calibri"/>
                    <w:b w:val="0"/>
                    <w:color w:val="000000"/>
                    <w:sz w:val="22"/>
                    <w:lang w:eastAsia="zh-CN"/>
                  </w:rPr>
                </w:rPrChange>
              </w:rPr>
              <w:t>Offensive Rebound Percentage</w:t>
            </w:r>
          </w:p>
        </w:tc>
      </w:tr>
      <w:tr w:rsidR="00B351B5" w:rsidRPr="00B351B5" w14:paraId="20344ABA"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22CCA6F8" w14:textId="77777777" w:rsidR="00B351B5" w:rsidRPr="00194C46" w:rsidRDefault="00B351B5" w:rsidP="00B351B5">
            <w:pPr>
              <w:rPr>
                <w:rFonts w:ascii="Calibri" w:eastAsia="Times New Roman" w:hAnsi="Calibri" w:cs="Calibri"/>
                <w:color w:val="000000"/>
                <w:szCs w:val="28"/>
                <w:lang w:eastAsia="zh-CN"/>
                <w:rPrChange w:id="281"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282" w:author="Qi Cheng" w:date="2020-04-19T20:37:00Z">
                  <w:rPr>
                    <w:rFonts w:ascii="Calibri" w:eastAsia="Times New Roman" w:hAnsi="Calibri" w:cs="Calibri"/>
                    <w:color w:val="000000"/>
                    <w:sz w:val="22"/>
                    <w:lang w:eastAsia="zh-CN"/>
                  </w:rPr>
                </w:rPrChange>
              </w:rPr>
              <w:t>DRB%</w:t>
            </w:r>
          </w:p>
        </w:tc>
        <w:tc>
          <w:tcPr>
            <w:tcW w:w="936" w:type="pct"/>
            <w:noWrap/>
            <w:hideMark/>
          </w:tcPr>
          <w:p w14:paraId="202E2D85"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28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84"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26950E5A"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28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86"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3F544DAA"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28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88" w:author="Qi Cheng" w:date="2020-04-19T20:37:00Z">
                  <w:rPr>
                    <w:rFonts w:ascii="Calibri" w:eastAsia="Times New Roman" w:hAnsi="Calibri" w:cs="Calibri"/>
                    <w:b w:val="0"/>
                    <w:color w:val="000000"/>
                    <w:sz w:val="22"/>
                    <w:lang w:eastAsia="zh-CN"/>
                  </w:rPr>
                </w:rPrChange>
              </w:rPr>
              <w:t>Defensive Rebound Percentage</w:t>
            </w:r>
          </w:p>
        </w:tc>
      </w:tr>
      <w:tr w:rsidR="00B351B5" w:rsidRPr="00B351B5" w14:paraId="6D08B1FC"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11237E7D" w14:textId="77777777" w:rsidR="00B351B5" w:rsidRPr="00194C46" w:rsidRDefault="00B351B5" w:rsidP="00B351B5">
            <w:pPr>
              <w:rPr>
                <w:rFonts w:ascii="Calibri" w:eastAsia="Times New Roman" w:hAnsi="Calibri" w:cs="Calibri"/>
                <w:color w:val="000000"/>
                <w:szCs w:val="28"/>
                <w:lang w:eastAsia="zh-CN"/>
                <w:rPrChange w:id="289"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290" w:author="Qi Cheng" w:date="2020-04-19T20:37:00Z">
                  <w:rPr>
                    <w:rFonts w:ascii="Calibri" w:eastAsia="Times New Roman" w:hAnsi="Calibri" w:cs="Calibri"/>
                    <w:color w:val="000000"/>
                    <w:sz w:val="22"/>
                    <w:lang w:eastAsia="zh-CN"/>
                  </w:rPr>
                </w:rPrChange>
              </w:rPr>
              <w:t>TRB%</w:t>
            </w:r>
          </w:p>
        </w:tc>
        <w:tc>
          <w:tcPr>
            <w:tcW w:w="936" w:type="pct"/>
            <w:noWrap/>
            <w:hideMark/>
          </w:tcPr>
          <w:p w14:paraId="19B84EBD"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29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92"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4EB16D85"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29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94"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07C35E63"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29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296" w:author="Qi Cheng" w:date="2020-04-19T20:37:00Z">
                  <w:rPr>
                    <w:rFonts w:ascii="Calibri" w:eastAsia="Times New Roman" w:hAnsi="Calibri" w:cs="Calibri"/>
                    <w:b w:val="0"/>
                    <w:color w:val="000000"/>
                    <w:sz w:val="22"/>
                    <w:lang w:eastAsia="zh-CN"/>
                  </w:rPr>
                </w:rPrChange>
              </w:rPr>
              <w:t>Total Rebound Percentage</w:t>
            </w:r>
          </w:p>
        </w:tc>
      </w:tr>
      <w:tr w:rsidR="00B351B5" w:rsidRPr="00B351B5" w14:paraId="3E597B96"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01A10F54" w14:textId="77777777" w:rsidR="00B351B5" w:rsidRPr="00194C46" w:rsidRDefault="00B351B5" w:rsidP="00B351B5">
            <w:pPr>
              <w:rPr>
                <w:rFonts w:ascii="Calibri" w:eastAsia="Times New Roman" w:hAnsi="Calibri" w:cs="Calibri"/>
                <w:color w:val="000000"/>
                <w:szCs w:val="28"/>
                <w:lang w:eastAsia="zh-CN"/>
                <w:rPrChange w:id="297"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298" w:author="Qi Cheng" w:date="2020-04-19T20:37:00Z">
                  <w:rPr>
                    <w:rFonts w:ascii="Calibri" w:eastAsia="Times New Roman" w:hAnsi="Calibri" w:cs="Calibri"/>
                    <w:color w:val="000000"/>
                    <w:sz w:val="22"/>
                    <w:lang w:eastAsia="zh-CN"/>
                  </w:rPr>
                </w:rPrChange>
              </w:rPr>
              <w:t>AST%</w:t>
            </w:r>
          </w:p>
        </w:tc>
        <w:tc>
          <w:tcPr>
            <w:tcW w:w="936" w:type="pct"/>
            <w:noWrap/>
            <w:hideMark/>
          </w:tcPr>
          <w:p w14:paraId="1AD5C9E2"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29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00"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16AE97B5"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30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02"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42FEA700"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30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04" w:author="Qi Cheng" w:date="2020-04-19T20:37:00Z">
                  <w:rPr>
                    <w:rFonts w:ascii="Calibri" w:eastAsia="Times New Roman" w:hAnsi="Calibri" w:cs="Calibri"/>
                    <w:b w:val="0"/>
                    <w:color w:val="000000"/>
                    <w:sz w:val="22"/>
                    <w:lang w:eastAsia="zh-CN"/>
                  </w:rPr>
                </w:rPrChange>
              </w:rPr>
              <w:t>Assist Percentage</w:t>
            </w:r>
          </w:p>
        </w:tc>
      </w:tr>
      <w:tr w:rsidR="00B351B5" w:rsidRPr="00B351B5" w14:paraId="444BE129"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09E6FDB7" w14:textId="77777777" w:rsidR="00B351B5" w:rsidRPr="00194C46" w:rsidRDefault="00B351B5" w:rsidP="00B351B5">
            <w:pPr>
              <w:rPr>
                <w:rFonts w:ascii="Calibri" w:eastAsia="Times New Roman" w:hAnsi="Calibri" w:cs="Calibri"/>
                <w:color w:val="000000"/>
                <w:szCs w:val="28"/>
                <w:lang w:eastAsia="zh-CN"/>
                <w:rPrChange w:id="305"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306" w:author="Qi Cheng" w:date="2020-04-19T20:37:00Z">
                  <w:rPr>
                    <w:rFonts w:ascii="Calibri" w:eastAsia="Times New Roman" w:hAnsi="Calibri" w:cs="Calibri"/>
                    <w:color w:val="000000"/>
                    <w:sz w:val="22"/>
                    <w:lang w:eastAsia="zh-CN"/>
                  </w:rPr>
                </w:rPrChange>
              </w:rPr>
              <w:t>STL%</w:t>
            </w:r>
          </w:p>
        </w:tc>
        <w:tc>
          <w:tcPr>
            <w:tcW w:w="936" w:type="pct"/>
            <w:noWrap/>
            <w:hideMark/>
          </w:tcPr>
          <w:p w14:paraId="7DA00F3F"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30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08"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0075E5D1"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30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10"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45FE3534"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31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12" w:author="Qi Cheng" w:date="2020-04-19T20:37:00Z">
                  <w:rPr>
                    <w:rFonts w:ascii="Calibri" w:eastAsia="Times New Roman" w:hAnsi="Calibri" w:cs="Calibri"/>
                    <w:b w:val="0"/>
                    <w:color w:val="000000"/>
                    <w:sz w:val="22"/>
                    <w:lang w:eastAsia="zh-CN"/>
                  </w:rPr>
                </w:rPrChange>
              </w:rPr>
              <w:t>Steal Percentage</w:t>
            </w:r>
          </w:p>
        </w:tc>
      </w:tr>
      <w:tr w:rsidR="00B351B5" w:rsidRPr="00B351B5" w14:paraId="2A31BD4A"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2E09BBF6" w14:textId="77777777" w:rsidR="00B351B5" w:rsidRPr="00194C46" w:rsidRDefault="00B351B5" w:rsidP="00B351B5">
            <w:pPr>
              <w:rPr>
                <w:rFonts w:ascii="Calibri" w:eastAsia="Times New Roman" w:hAnsi="Calibri" w:cs="Calibri"/>
                <w:color w:val="000000"/>
                <w:szCs w:val="28"/>
                <w:lang w:eastAsia="zh-CN"/>
                <w:rPrChange w:id="313"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314" w:author="Qi Cheng" w:date="2020-04-19T20:37:00Z">
                  <w:rPr>
                    <w:rFonts w:ascii="Calibri" w:eastAsia="Times New Roman" w:hAnsi="Calibri" w:cs="Calibri"/>
                    <w:color w:val="000000"/>
                    <w:sz w:val="22"/>
                    <w:lang w:eastAsia="zh-CN"/>
                  </w:rPr>
                </w:rPrChange>
              </w:rPr>
              <w:t>BLK%</w:t>
            </w:r>
          </w:p>
        </w:tc>
        <w:tc>
          <w:tcPr>
            <w:tcW w:w="936" w:type="pct"/>
            <w:noWrap/>
            <w:hideMark/>
          </w:tcPr>
          <w:p w14:paraId="467C8C95"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31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16"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3329FD28"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31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18"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6CE1B6E1"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31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20" w:author="Qi Cheng" w:date="2020-04-19T20:37:00Z">
                  <w:rPr>
                    <w:rFonts w:ascii="Calibri" w:eastAsia="Times New Roman" w:hAnsi="Calibri" w:cs="Calibri"/>
                    <w:b w:val="0"/>
                    <w:color w:val="000000"/>
                    <w:sz w:val="22"/>
                    <w:lang w:eastAsia="zh-CN"/>
                  </w:rPr>
                </w:rPrChange>
              </w:rPr>
              <w:t>Block Percentage</w:t>
            </w:r>
          </w:p>
        </w:tc>
      </w:tr>
      <w:tr w:rsidR="00B351B5" w:rsidRPr="00B351B5" w14:paraId="233FB3A4"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51379AEC" w14:textId="77777777" w:rsidR="00B351B5" w:rsidRPr="00194C46" w:rsidRDefault="00B351B5" w:rsidP="00B351B5">
            <w:pPr>
              <w:rPr>
                <w:rFonts w:ascii="Calibri" w:eastAsia="Times New Roman" w:hAnsi="Calibri" w:cs="Calibri"/>
                <w:color w:val="000000"/>
                <w:szCs w:val="28"/>
                <w:lang w:eastAsia="zh-CN"/>
                <w:rPrChange w:id="321"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322" w:author="Qi Cheng" w:date="2020-04-19T20:37:00Z">
                  <w:rPr>
                    <w:rFonts w:ascii="Calibri" w:eastAsia="Times New Roman" w:hAnsi="Calibri" w:cs="Calibri"/>
                    <w:color w:val="000000"/>
                    <w:sz w:val="22"/>
                    <w:lang w:eastAsia="zh-CN"/>
                  </w:rPr>
                </w:rPrChange>
              </w:rPr>
              <w:t>TOV%</w:t>
            </w:r>
          </w:p>
        </w:tc>
        <w:tc>
          <w:tcPr>
            <w:tcW w:w="936" w:type="pct"/>
            <w:noWrap/>
            <w:hideMark/>
          </w:tcPr>
          <w:p w14:paraId="5D3F1DCF"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32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24"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59677261"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32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26"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709BC774"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32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28" w:author="Qi Cheng" w:date="2020-04-19T20:37:00Z">
                  <w:rPr>
                    <w:rFonts w:ascii="Calibri" w:eastAsia="Times New Roman" w:hAnsi="Calibri" w:cs="Calibri"/>
                    <w:b w:val="0"/>
                    <w:color w:val="000000"/>
                    <w:sz w:val="22"/>
                    <w:lang w:eastAsia="zh-CN"/>
                  </w:rPr>
                </w:rPrChange>
              </w:rPr>
              <w:t>Turnover Percentage</w:t>
            </w:r>
          </w:p>
        </w:tc>
      </w:tr>
      <w:tr w:rsidR="00B351B5" w:rsidRPr="00B351B5" w14:paraId="349ADAFC"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5DDB4FDA" w14:textId="77777777" w:rsidR="00B351B5" w:rsidRPr="00194C46" w:rsidRDefault="00B351B5" w:rsidP="00B351B5">
            <w:pPr>
              <w:rPr>
                <w:rFonts w:ascii="Calibri" w:eastAsia="Times New Roman" w:hAnsi="Calibri" w:cs="Calibri"/>
                <w:color w:val="000000"/>
                <w:szCs w:val="28"/>
                <w:lang w:eastAsia="zh-CN"/>
                <w:rPrChange w:id="329"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330" w:author="Qi Cheng" w:date="2020-04-19T20:37:00Z">
                  <w:rPr>
                    <w:rFonts w:ascii="Calibri" w:eastAsia="Times New Roman" w:hAnsi="Calibri" w:cs="Calibri"/>
                    <w:color w:val="000000"/>
                    <w:sz w:val="22"/>
                    <w:lang w:eastAsia="zh-CN"/>
                  </w:rPr>
                </w:rPrChange>
              </w:rPr>
              <w:t>USG%</w:t>
            </w:r>
          </w:p>
        </w:tc>
        <w:tc>
          <w:tcPr>
            <w:tcW w:w="936" w:type="pct"/>
            <w:noWrap/>
            <w:hideMark/>
          </w:tcPr>
          <w:p w14:paraId="41933DA7"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33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32"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48B1193E"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33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34"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4D2236BD"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33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36" w:author="Qi Cheng" w:date="2020-04-19T20:37:00Z">
                  <w:rPr>
                    <w:rFonts w:ascii="Calibri" w:eastAsia="Times New Roman" w:hAnsi="Calibri" w:cs="Calibri"/>
                    <w:b w:val="0"/>
                    <w:color w:val="000000"/>
                    <w:sz w:val="22"/>
                    <w:lang w:eastAsia="zh-CN"/>
                  </w:rPr>
                </w:rPrChange>
              </w:rPr>
              <w:t>Usage Percentage</w:t>
            </w:r>
          </w:p>
        </w:tc>
      </w:tr>
      <w:tr w:rsidR="00B351B5" w:rsidRPr="00B351B5" w14:paraId="1840ECED"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33CFC5B9" w14:textId="77777777" w:rsidR="00B351B5" w:rsidRPr="00194C46" w:rsidRDefault="00B351B5" w:rsidP="00B351B5">
            <w:pPr>
              <w:rPr>
                <w:rFonts w:ascii="Calibri" w:eastAsia="Times New Roman" w:hAnsi="Calibri" w:cs="Calibri"/>
                <w:color w:val="000000"/>
                <w:szCs w:val="28"/>
                <w:lang w:eastAsia="zh-CN"/>
                <w:rPrChange w:id="337" w:author="Qi Cheng" w:date="2020-04-19T20:37:00Z">
                  <w:rPr>
                    <w:rFonts w:ascii="Calibri" w:eastAsia="Times New Roman" w:hAnsi="Calibri" w:cs="Calibri"/>
                    <w:color w:val="000000"/>
                    <w:sz w:val="22"/>
                    <w:lang w:eastAsia="zh-CN"/>
                  </w:rPr>
                </w:rPrChange>
              </w:rPr>
            </w:pPr>
            <w:proofErr w:type="spellStart"/>
            <w:r w:rsidRPr="00194C46">
              <w:rPr>
                <w:rFonts w:ascii="Calibri" w:eastAsia="Times New Roman" w:hAnsi="Calibri" w:cs="Calibri"/>
                <w:color w:val="000000"/>
                <w:szCs w:val="28"/>
                <w:lang w:eastAsia="zh-CN"/>
                <w:rPrChange w:id="338" w:author="Qi Cheng" w:date="2020-04-19T20:37:00Z">
                  <w:rPr>
                    <w:rFonts w:ascii="Calibri" w:eastAsia="Times New Roman" w:hAnsi="Calibri" w:cs="Calibri"/>
                    <w:color w:val="000000"/>
                    <w:sz w:val="22"/>
                    <w:lang w:eastAsia="zh-CN"/>
                  </w:rPr>
                </w:rPrChange>
              </w:rPr>
              <w:t>blanl</w:t>
            </w:r>
            <w:proofErr w:type="spellEnd"/>
          </w:p>
        </w:tc>
        <w:tc>
          <w:tcPr>
            <w:tcW w:w="936" w:type="pct"/>
            <w:noWrap/>
            <w:hideMark/>
          </w:tcPr>
          <w:p w14:paraId="44E10B52"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33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40" w:author="Qi Cheng" w:date="2020-04-19T20:37:00Z">
                  <w:rPr>
                    <w:rFonts w:ascii="Calibri" w:eastAsia="Times New Roman" w:hAnsi="Calibri" w:cs="Calibri"/>
                    <w:b w:val="0"/>
                    <w:color w:val="000000"/>
                    <w:sz w:val="22"/>
                    <w:lang w:eastAsia="zh-CN"/>
                  </w:rPr>
                </w:rPrChange>
              </w:rPr>
              <w:t>Reject</w:t>
            </w:r>
          </w:p>
        </w:tc>
        <w:tc>
          <w:tcPr>
            <w:tcW w:w="843" w:type="pct"/>
            <w:noWrap/>
            <w:hideMark/>
          </w:tcPr>
          <w:p w14:paraId="087C1CB6"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34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42" w:author="Qi Cheng" w:date="2020-04-19T20:37:00Z">
                  <w:rPr>
                    <w:rFonts w:ascii="Calibri" w:eastAsia="Times New Roman" w:hAnsi="Calibri" w:cs="Calibri"/>
                    <w:b w:val="0"/>
                    <w:color w:val="000000"/>
                    <w:sz w:val="22"/>
                    <w:lang w:eastAsia="zh-CN"/>
                  </w:rPr>
                </w:rPrChange>
              </w:rPr>
              <w:t>N/A</w:t>
            </w:r>
          </w:p>
        </w:tc>
        <w:tc>
          <w:tcPr>
            <w:tcW w:w="2459" w:type="pct"/>
            <w:noWrap/>
            <w:hideMark/>
          </w:tcPr>
          <w:p w14:paraId="1C663661"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34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44" w:author="Qi Cheng" w:date="2020-04-19T20:37:00Z">
                  <w:rPr>
                    <w:rFonts w:ascii="Calibri" w:eastAsia="Times New Roman" w:hAnsi="Calibri" w:cs="Calibri"/>
                    <w:b w:val="0"/>
                    <w:color w:val="000000"/>
                    <w:sz w:val="22"/>
                    <w:lang w:eastAsia="zh-CN"/>
                  </w:rPr>
                </w:rPrChange>
              </w:rPr>
              <w:t>empty</w:t>
            </w:r>
          </w:p>
        </w:tc>
      </w:tr>
      <w:tr w:rsidR="00B351B5" w:rsidRPr="00B351B5" w14:paraId="4A7856D6"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0DCDF0BB" w14:textId="77777777" w:rsidR="00B351B5" w:rsidRPr="00194C46" w:rsidRDefault="00B351B5" w:rsidP="00B351B5">
            <w:pPr>
              <w:rPr>
                <w:rFonts w:ascii="Calibri" w:eastAsia="Times New Roman" w:hAnsi="Calibri" w:cs="Calibri"/>
                <w:color w:val="000000"/>
                <w:szCs w:val="28"/>
                <w:lang w:eastAsia="zh-CN"/>
                <w:rPrChange w:id="345"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346" w:author="Qi Cheng" w:date="2020-04-19T20:37:00Z">
                  <w:rPr>
                    <w:rFonts w:ascii="Calibri" w:eastAsia="Times New Roman" w:hAnsi="Calibri" w:cs="Calibri"/>
                    <w:color w:val="000000"/>
                    <w:sz w:val="22"/>
                    <w:lang w:eastAsia="zh-CN"/>
                  </w:rPr>
                </w:rPrChange>
              </w:rPr>
              <w:t>OWS</w:t>
            </w:r>
          </w:p>
        </w:tc>
        <w:tc>
          <w:tcPr>
            <w:tcW w:w="936" w:type="pct"/>
            <w:noWrap/>
            <w:hideMark/>
          </w:tcPr>
          <w:p w14:paraId="3098E4FD"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34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48"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74959A72"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34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50"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2A52EDC5"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35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52" w:author="Qi Cheng" w:date="2020-04-19T20:37:00Z">
                  <w:rPr>
                    <w:rFonts w:ascii="Calibri" w:eastAsia="Times New Roman" w:hAnsi="Calibri" w:cs="Calibri"/>
                    <w:b w:val="0"/>
                    <w:color w:val="000000"/>
                    <w:sz w:val="22"/>
                    <w:lang w:eastAsia="zh-CN"/>
                  </w:rPr>
                </w:rPrChange>
              </w:rPr>
              <w:t>Offensive Win Shares</w:t>
            </w:r>
          </w:p>
        </w:tc>
      </w:tr>
      <w:tr w:rsidR="00B351B5" w:rsidRPr="00B351B5" w14:paraId="530AB733"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05A83965" w14:textId="77777777" w:rsidR="00B351B5" w:rsidRPr="00194C46" w:rsidRDefault="00B351B5" w:rsidP="00B351B5">
            <w:pPr>
              <w:rPr>
                <w:rFonts w:ascii="Calibri" w:eastAsia="Times New Roman" w:hAnsi="Calibri" w:cs="Calibri"/>
                <w:color w:val="000000"/>
                <w:szCs w:val="28"/>
                <w:lang w:eastAsia="zh-CN"/>
                <w:rPrChange w:id="353"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354" w:author="Qi Cheng" w:date="2020-04-19T20:37:00Z">
                  <w:rPr>
                    <w:rFonts w:ascii="Calibri" w:eastAsia="Times New Roman" w:hAnsi="Calibri" w:cs="Calibri"/>
                    <w:color w:val="000000"/>
                    <w:sz w:val="22"/>
                    <w:lang w:eastAsia="zh-CN"/>
                  </w:rPr>
                </w:rPrChange>
              </w:rPr>
              <w:lastRenderedPageBreak/>
              <w:t>DWS</w:t>
            </w:r>
          </w:p>
        </w:tc>
        <w:tc>
          <w:tcPr>
            <w:tcW w:w="936" w:type="pct"/>
            <w:noWrap/>
            <w:hideMark/>
          </w:tcPr>
          <w:p w14:paraId="21AE8F84"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35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56"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40C47ACB"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35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58"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4CA78E4B"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35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60" w:author="Qi Cheng" w:date="2020-04-19T20:37:00Z">
                  <w:rPr>
                    <w:rFonts w:ascii="Calibri" w:eastAsia="Times New Roman" w:hAnsi="Calibri" w:cs="Calibri"/>
                    <w:b w:val="0"/>
                    <w:color w:val="000000"/>
                    <w:sz w:val="22"/>
                    <w:lang w:eastAsia="zh-CN"/>
                  </w:rPr>
                </w:rPrChange>
              </w:rPr>
              <w:t>Defensive Win Shares</w:t>
            </w:r>
          </w:p>
        </w:tc>
      </w:tr>
      <w:tr w:rsidR="00B351B5" w:rsidRPr="00B351B5" w14:paraId="7E3BA2BD"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5D230534" w14:textId="77777777" w:rsidR="00B351B5" w:rsidRPr="00194C46" w:rsidRDefault="00B351B5" w:rsidP="00B351B5">
            <w:pPr>
              <w:rPr>
                <w:rFonts w:ascii="Calibri" w:eastAsia="Times New Roman" w:hAnsi="Calibri" w:cs="Calibri"/>
                <w:color w:val="000000"/>
                <w:szCs w:val="28"/>
                <w:lang w:eastAsia="zh-CN"/>
                <w:rPrChange w:id="361"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362" w:author="Qi Cheng" w:date="2020-04-19T20:37:00Z">
                  <w:rPr>
                    <w:rFonts w:ascii="Calibri" w:eastAsia="Times New Roman" w:hAnsi="Calibri" w:cs="Calibri"/>
                    <w:color w:val="000000"/>
                    <w:sz w:val="22"/>
                    <w:lang w:eastAsia="zh-CN"/>
                  </w:rPr>
                </w:rPrChange>
              </w:rPr>
              <w:t>WS</w:t>
            </w:r>
          </w:p>
        </w:tc>
        <w:tc>
          <w:tcPr>
            <w:tcW w:w="936" w:type="pct"/>
            <w:noWrap/>
            <w:hideMark/>
          </w:tcPr>
          <w:p w14:paraId="238B8864"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36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64"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3AFC1867"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36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66"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74410A78"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36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68" w:author="Qi Cheng" w:date="2020-04-19T20:37:00Z">
                  <w:rPr>
                    <w:rFonts w:ascii="Calibri" w:eastAsia="Times New Roman" w:hAnsi="Calibri" w:cs="Calibri"/>
                    <w:b w:val="0"/>
                    <w:color w:val="000000"/>
                    <w:sz w:val="22"/>
                    <w:lang w:eastAsia="zh-CN"/>
                  </w:rPr>
                </w:rPrChange>
              </w:rPr>
              <w:t>Win Shares</w:t>
            </w:r>
          </w:p>
        </w:tc>
      </w:tr>
      <w:tr w:rsidR="00B351B5" w:rsidRPr="00B351B5" w14:paraId="43614243"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50DF2452" w14:textId="77777777" w:rsidR="00B351B5" w:rsidRPr="00194C46" w:rsidRDefault="00B351B5" w:rsidP="00B351B5">
            <w:pPr>
              <w:rPr>
                <w:rFonts w:ascii="Calibri" w:eastAsia="Times New Roman" w:hAnsi="Calibri" w:cs="Calibri"/>
                <w:color w:val="000000"/>
                <w:szCs w:val="28"/>
                <w:lang w:eastAsia="zh-CN"/>
                <w:rPrChange w:id="369"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370" w:author="Qi Cheng" w:date="2020-04-19T20:37:00Z">
                  <w:rPr>
                    <w:rFonts w:ascii="Calibri" w:eastAsia="Times New Roman" w:hAnsi="Calibri" w:cs="Calibri"/>
                    <w:color w:val="000000"/>
                    <w:sz w:val="22"/>
                    <w:lang w:eastAsia="zh-CN"/>
                  </w:rPr>
                </w:rPrChange>
              </w:rPr>
              <w:t>WS/48</w:t>
            </w:r>
          </w:p>
        </w:tc>
        <w:tc>
          <w:tcPr>
            <w:tcW w:w="936" w:type="pct"/>
            <w:noWrap/>
            <w:hideMark/>
          </w:tcPr>
          <w:p w14:paraId="1B813AC7"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37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72"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47B8A7BA"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37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74"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120776B2"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37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76" w:author="Qi Cheng" w:date="2020-04-19T20:37:00Z">
                  <w:rPr>
                    <w:rFonts w:ascii="Calibri" w:eastAsia="Times New Roman" w:hAnsi="Calibri" w:cs="Calibri"/>
                    <w:b w:val="0"/>
                    <w:color w:val="000000"/>
                    <w:sz w:val="22"/>
                    <w:lang w:eastAsia="zh-CN"/>
                  </w:rPr>
                </w:rPrChange>
              </w:rPr>
              <w:t>Win Shares Per 48 Minutes</w:t>
            </w:r>
          </w:p>
        </w:tc>
      </w:tr>
      <w:tr w:rsidR="00B351B5" w:rsidRPr="00B351B5" w14:paraId="16754C31"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0537D5A4" w14:textId="77777777" w:rsidR="00B351B5" w:rsidRPr="00194C46" w:rsidRDefault="00B351B5" w:rsidP="00B351B5">
            <w:pPr>
              <w:rPr>
                <w:rFonts w:ascii="Calibri" w:eastAsia="Times New Roman" w:hAnsi="Calibri" w:cs="Calibri"/>
                <w:color w:val="000000"/>
                <w:szCs w:val="28"/>
                <w:lang w:eastAsia="zh-CN"/>
                <w:rPrChange w:id="377"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378" w:author="Qi Cheng" w:date="2020-04-19T20:37:00Z">
                  <w:rPr>
                    <w:rFonts w:ascii="Calibri" w:eastAsia="Times New Roman" w:hAnsi="Calibri" w:cs="Calibri"/>
                    <w:color w:val="000000"/>
                    <w:sz w:val="22"/>
                    <w:lang w:eastAsia="zh-CN"/>
                  </w:rPr>
                </w:rPrChange>
              </w:rPr>
              <w:t>blank2</w:t>
            </w:r>
          </w:p>
        </w:tc>
        <w:tc>
          <w:tcPr>
            <w:tcW w:w="936" w:type="pct"/>
            <w:noWrap/>
            <w:hideMark/>
          </w:tcPr>
          <w:p w14:paraId="4A0BAB20"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37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80" w:author="Qi Cheng" w:date="2020-04-19T20:37:00Z">
                  <w:rPr>
                    <w:rFonts w:ascii="Calibri" w:eastAsia="Times New Roman" w:hAnsi="Calibri" w:cs="Calibri"/>
                    <w:b w:val="0"/>
                    <w:color w:val="000000"/>
                    <w:sz w:val="22"/>
                    <w:lang w:eastAsia="zh-CN"/>
                  </w:rPr>
                </w:rPrChange>
              </w:rPr>
              <w:t>Reject</w:t>
            </w:r>
          </w:p>
        </w:tc>
        <w:tc>
          <w:tcPr>
            <w:tcW w:w="843" w:type="pct"/>
            <w:noWrap/>
            <w:hideMark/>
          </w:tcPr>
          <w:p w14:paraId="3CB0CD75"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38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82" w:author="Qi Cheng" w:date="2020-04-19T20:37:00Z">
                  <w:rPr>
                    <w:rFonts w:ascii="Calibri" w:eastAsia="Times New Roman" w:hAnsi="Calibri" w:cs="Calibri"/>
                    <w:b w:val="0"/>
                    <w:color w:val="000000"/>
                    <w:sz w:val="22"/>
                    <w:lang w:eastAsia="zh-CN"/>
                  </w:rPr>
                </w:rPrChange>
              </w:rPr>
              <w:t>N/A</w:t>
            </w:r>
          </w:p>
        </w:tc>
        <w:tc>
          <w:tcPr>
            <w:tcW w:w="2459" w:type="pct"/>
            <w:noWrap/>
            <w:hideMark/>
          </w:tcPr>
          <w:p w14:paraId="65C6CB62"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38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84" w:author="Qi Cheng" w:date="2020-04-19T20:37:00Z">
                  <w:rPr>
                    <w:rFonts w:ascii="Calibri" w:eastAsia="Times New Roman" w:hAnsi="Calibri" w:cs="Calibri"/>
                    <w:b w:val="0"/>
                    <w:color w:val="000000"/>
                    <w:sz w:val="22"/>
                    <w:lang w:eastAsia="zh-CN"/>
                  </w:rPr>
                </w:rPrChange>
              </w:rPr>
              <w:t>empty</w:t>
            </w:r>
          </w:p>
        </w:tc>
      </w:tr>
      <w:tr w:rsidR="00B351B5" w:rsidRPr="00B351B5" w14:paraId="5AEA12F0"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2CF8A242" w14:textId="77777777" w:rsidR="00B351B5" w:rsidRPr="00194C46" w:rsidRDefault="00B351B5" w:rsidP="00B351B5">
            <w:pPr>
              <w:rPr>
                <w:rFonts w:ascii="Calibri" w:eastAsia="Times New Roman" w:hAnsi="Calibri" w:cs="Calibri"/>
                <w:color w:val="000000"/>
                <w:szCs w:val="28"/>
                <w:lang w:eastAsia="zh-CN"/>
                <w:rPrChange w:id="385"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386" w:author="Qi Cheng" w:date="2020-04-19T20:37:00Z">
                  <w:rPr>
                    <w:rFonts w:ascii="Calibri" w:eastAsia="Times New Roman" w:hAnsi="Calibri" w:cs="Calibri"/>
                    <w:color w:val="000000"/>
                    <w:sz w:val="22"/>
                    <w:lang w:eastAsia="zh-CN"/>
                  </w:rPr>
                </w:rPrChange>
              </w:rPr>
              <w:t>OBPM</w:t>
            </w:r>
          </w:p>
        </w:tc>
        <w:tc>
          <w:tcPr>
            <w:tcW w:w="936" w:type="pct"/>
            <w:noWrap/>
            <w:hideMark/>
          </w:tcPr>
          <w:p w14:paraId="59758921"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38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88"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0D1A97F3"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38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90"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5043FA67"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39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92" w:author="Qi Cheng" w:date="2020-04-19T20:37:00Z">
                  <w:rPr>
                    <w:rFonts w:ascii="Calibri" w:eastAsia="Times New Roman" w:hAnsi="Calibri" w:cs="Calibri"/>
                    <w:b w:val="0"/>
                    <w:color w:val="000000"/>
                    <w:sz w:val="22"/>
                    <w:lang w:eastAsia="zh-CN"/>
                  </w:rPr>
                </w:rPrChange>
              </w:rPr>
              <w:t>Offensive Box Plus/Minus</w:t>
            </w:r>
          </w:p>
        </w:tc>
      </w:tr>
      <w:tr w:rsidR="00B351B5" w:rsidRPr="00B351B5" w14:paraId="58A0A67D"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60E57300" w14:textId="77777777" w:rsidR="00B351B5" w:rsidRPr="00194C46" w:rsidRDefault="00B351B5" w:rsidP="00B351B5">
            <w:pPr>
              <w:rPr>
                <w:rFonts w:ascii="Calibri" w:eastAsia="Times New Roman" w:hAnsi="Calibri" w:cs="Calibri"/>
                <w:color w:val="000000"/>
                <w:szCs w:val="28"/>
                <w:lang w:eastAsia="zh-CN"/>
                <w:rPrChange w:id="393"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394" w:author="Qi Cheng" w:date="2020-04-19T20:37:00Z">
                  <w:rPr>
                    <w:rFonts w:ascii="Calibri" w:eastAsia="Times New Roman" w:hAnsi="Calibri" w:cs="Calibri"/>
                    <w:color w:val="000000"/>
                    <w:sz w:val="22"/>
                    <w:lang w:eastAsia="zh-CN"/>
                  </w:rPr>
                </w:rPrChange>
              </w:rPr>
              <w:t>DBPM</w:t>
            </w:r>
          </w:p>
        </w:tc>
        <w:tc>
          <w:tcPr>
            <w:tcW w:w="936" w:type="pct"/>
            <w:noWrap/>
            <w:hideMark/>
          </w:tcPr>
          <w:p w14:paraId="5D79C3D4"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39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96"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235A8D62"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39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398"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63EEBB9F"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39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00" w:author="Qi Cheng" w:date="2020-04-19T20:37:00Z">
                  <w:rPr>
                    <w:rFonts w:ascii="Calibri" w:eastAsia="Times New Roman" w:hAnsi="Calibri" w:cs="Calibri"/>
                    <w:b w:val="0"/>
                    <w:color w:val="000000"/>
                    <w:sz w:val="22"/>
                    <w:lang w:eastAsia="zh-CN"/>
                  </w:rPr>
                </w:rPrChange>
              </w:rPr>
              <w:t>Defensive Box Plus/Minus</w:t>
            </w:r>
          </w:p>
        </w:tc>
      </w:tr>
      <w:tr w:rsidR="00B351B5" w:rsidRPr="00B351B5" w14:paraId="3C74873A"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2620008C" w14:textId="77777777" w:rsidR="00B351B5" w:rsidRPr="00194C46" w:rsidRDefault="00B351B5" w:rsidP="00B351B5">
            <w:pPr>
              <w:rPr>
                <w:rFonts w:ascii="Calibri" w:eastAsia="Times New Roman" w:hAnsi="Calibri" w:cs="Calibri"/>
                <w:color w:val="000000"/>
                <w:szCs w:val="28"/>
                <w:lang w:eastAsia="zh-CN"/>
                <w:rPrChange w:id="401"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402" w:author="Qi Cheng" w:date="2020-04-19T20:37:00Z">
                  <w:rPr>
                    <w:rFonts w:ascii="Calibri" w:eastAsia="Times New Roman" w:hAnsi="Calibri" w:cs="Calibri"/>
                    <w:color w:val="000000"/>
                    <w:sz w:val="22"/>
                    <w:lang w:eastAsia="zh-CN"/>
                  </w:rPr>
                </w:rPrChange>
              </w:rPr>
              <w:t>BPM</w:t>
            </w:r>
          </w:p>
        </w:tc>
        <w:tc>
          <w:tcPr>
            <w:tcW w:w="936" w:type="pct"/>
            <w:noWrap/>
            <w:hideMark/>
          </w:tcPr>
          <w:p w14:paraId="34C1CD5B"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40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04"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09EFF560"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40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06"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55A52B21"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40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08" w:author="Qi Cheng" w:date="2020-04-19T20:37:00Z">
                  <w:rPr>
                    <w:rFonts w:ascii="Calibri" w:eastAsia="Times New Roman" w:hAnsi="Calibri" w:cs="Calibri"/>
                    <w:b w:val="0"/>
                    <w:color w:val="000000"/>
                    <w:sz w:val="22"/>
                    <w:lang w:eastAsia="zh-CN"/>
                  </w:rPr>
                </w:rPrChange>
              </w:rPr>
              <w:t>Box Plus/Minus</w:t>
            </w:r>
          </w:p>
        </w:tc>
      </w:tr>
      <w:tr w:rsidR="00B351B5" w:rsidRPr="00B351B5" w14:paraId="731398CF"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5D7487AC" w14:textId="77777777" w:rsidR="00B351B5" w:rsidRPr="00194C46" w:rsidRDefault="00B351B5" w:rsidP="00B351B5">
            <w:pPr>
              <w:rPr>
                <w:rFonts w:ascii="Calibri" w:eastAsia="Times New Roman" w:hAnsi="Calibri" w:cs="Calibri"/>
                <w:color w:val="000000"/>
                <w:szCs w:val="28"/>
                <w:lang w:eastAsia="zh-CN"/>
                <w:rPrChange w:id="409"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410" w:author="Qi Cheng" w:date="2020-04-19T20:37:00Z">
                  <w:rPr>
                    <w:rFonts w:ascii="Calibri" w:eastAsia="Times New Roman" w:hAnsi="Calibri" w:cs="Calibri"/>
                    <w:color w:val="000000"/>
                    <w:sz w:val="22"/>
                    <w:lang w:eastAsia="zh-CN"/>
                  </w:rPr>
                </w:rPrChange>
              </w:rPr>
              <w:t>VORP</w:t>
            </w:r>
          </w:p>
        </w:tc>
        <w:tc>
          <w:tcPr>
            <w:tcW w:w="936" w:type="pct"/>
            <w:noWrap/>
            <w:hideMark/>
          </w:tcPr>
          <w:p w14:paraId="5A85B5E3"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41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12"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569FAE97"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41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14"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46F9AAA0"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41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16" w:author="Qi Cheng" w:date="2020-04-19T20:37:00Z">
                  <w:rPr>
                    <w:rFonts w:ascii="Calibri" w:eastAsia="Times New Roman" w:hAnsi="Calibri" w:cs="Calibri"/>
                    <w:b w:val="0"/>
                    <w:color w:val="000000"/>
                    <w:sz w:val="22"/>
                    <w:lang w:eastAsia="zh-CN"/>
                  </w:rPr>
                </w:rPrChange>
              </w:rPr>
              <w:t>Value Over Replacement</w:t>
            </w:r>
          </w:p>
        </w:tc>
      </w:tr>
      <w:tr w:rsidR="00B351B5" w:rsidRPr="00B351B5" w14:paraId="2CAF1D1E"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51DA317D" w14:textId="77777777" w:rsidR="00B351B5" w:rsidRPr="00194C46" w:rsidRDefault="00B351B5" w:rsidP="00B351B5">
            <w:pPr>
              <w:rPr>
                <w:rFonts w:ascii="Calibri" w:eastAsia="Times New Roman" w:hAnsi="Calibri" w:cs="Calibri"/>
                <w:color w:val="000000"/>
                <w:szCs w:val="28"/>
                <w:lang w:eastAsia="zh-CN"/>
                <w:rPrChange w:id="417"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418" w:author="Qi Cheng" w:date="2020-04-19T20:37:00Z">
                  <w:rPr>
                    <w:rFonts w:ascii="Calibri" w:eastAsia="Times New Roman" w:hAnsi="Calibri" w:cs="Calibri"/>
                    <w:color w:val="000000"/>
                    <w:sz w:val="22"/>
                    <w:lang w:eastAsia="zh-CN"/>
                  </w:rPr>
                </w:rPrChange>
              </w:rPr>
              <w:t>FG</w:t>
            </w:r>
          </w:p>
        </w:tc>
        <w:tc>
          <w:tcPr>
            <w:tcW w:w="936" w:type="pct"/>
            <w:noWrap/>
            <w:hideMark/>
          </w:tcPr>
          <w:p w14:paraId="3AA95EA7"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41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20"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0EA10922"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42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22"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52E8165F"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42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24" w:author="Qi Cheng" w:date="2020-04-19T20:37:00Z">
                  <w:rPr>
                    <w:rFonts w:ascii="Calibri" w:eastAsia="Times New Roman" w:hAnsi="Calibri" w:cs="Calibri"/>
                    <w:b w:val="0"/>
                    <w:color w:val="000000"/>
                    <w:sz w:val="22"/>
                    <w:lang w:eastAsia="zh-CN"/>
                  </w:rPr>
                </w:rPrChange>
              </w:rPr>
              <w:t>Field Goals</w:t>
            </w:r>
          </w:p>
        </w:tc>
      </w:tr>
      <w:tr w:rsidR="00B351B5" w:rsidRPr="00B351B5" w14:paraId="144C7862"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54FCE33C" w14:textId="77777777" w:rsidR="00B351B5" w:rsidRPr="00194C46" w:rsidRDefault="00B351B5" w:rsidP="00B351B5">
            <w:pPr>
              <w:rPr>
                <w:rFonts w:ascii="Calibri" w:eastAsia="Times New Roman" w:hAnsi="Calibri" w:cs="Calibri"/>
                <w:color w:val="000000"/>
                <w:szCs w:val="28"/>
                <w:lang w:eastAsia="zh-CN"/>
                <w:rPrChange w:id="425"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426" w:author="Qi Cheng" w:date="2020-04-19T20:37:00Z">
                  <w:rPr>
                    <w:rFonts w:ascii="Calibri" w:eastAsia="Times New Roman" w:hAnsi="Calibri" w:cs="Calibri"/>
                    <w:color w:val="000000"/>
                    <w:sz w:val="22"/>
                    <w:lang w:eastAsia="zh-CN"/>
                  </w:rPr>
                </w:rPrChange>
              </w:rPr>
              <w:t>FGA</w:t>
            </w:r>
          </w:p>
        </w:tc>
        <w:tc>
          <w:tcPr>
            <w:tcW w:w="936" w:type="pct"/>
            <w:noWrap/>
            <w:hideMark/>
          </w:tcPr>
          <w:p w14:paraId="04A65EC0"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42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28"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7D8D9914"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42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30"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3C369059"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43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32" w:author="Qi Cheng" w:date="2020-04-19T20:37:00Z">
                  <w:rPr>
                    <w:rFonts w:ascii="Calibri" w:eastAsia="Times New Roman" w:hAnsi="Calibri" w:cs="Calibri"/>
                    <w:b w:val="0"/>
                    <w:color w:val="000000"/>
                    <w:sz w:val="22"/>
                    <w:lang w:eastAsia="zh-CN"/>
                  </w:rPr>
                </w:rPrChange>
              </w:rPr>
              <w:t>Field Goal Attempts</w:t>
            </w:r>
          </w:p>
        </w:tc>
      </w:tr>
      <w:tr w:rsidR="00B351B5" w:rsidRPr="00B351B5" w14:paraId="36ABBF78"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54B2F71B" w14:textId="77777777" w:rsidR="00B351B5" w:rsidRPr="00194C46" w:rsidRDefault="00B351B5" w:rsidP="00B351B5">
            <w:pPr>
              <w:rPr>
                <w:rFonts w:ascii="Calibri" w:eastAsia="Times New Roman" w:hAnsi="Calibri" w:cs="Calibri"/>
                <w:color w:val="000000"/>
                <w:szCs w:val="28"/>
                <w:lang w:eastAsia="zh-CN"/>
                <w:rPrChange w:id="433"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434" w:author="Qi Cheng" w:date="2020-04-19T20:37:00Z">
                  <w:rPr>
                    <w:rFonts w:ascii="Calibri" w:eastAsia="Times New Roman" w:hAnsi="Calibri" w:cs="Calibri"/>
                    <w:color w:val="000000"/>
                    <w:sz w:val="22"/>
                    <w:lang w:eastAsia="zh-CN"/>
                  </w:rPr>
                </w:rPrChange>
              </w:rPr>
              <w:t>FG%</w:t>
            </w:r>
          </w:p>
        </w:tc>
        <w:tc>
          <w:tcPr>
            <w:tcW w:w="936" w:type="pct"/>
            <w:noWrap/>
            <w:hideMark/>
          </w:tcPr>
          <w:p w14:paraId="70BEA6CA"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43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36"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5D11875F"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43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38"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04832840"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43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40" w:author="Qi Cheng" w:date="2020-04-19T20:37:00Z">
                  <w:rPr>
                    <w:rFonts w:ascii="Calibri" w:eastAsia="Times New Roman" w:hAnsi="Calibri" w:cs="Calibri"/>
                    <w:b w:val="0"/>
                    <w:color w:val="000000"/>
                    <w:sz w:val="22"/>
                    <w:lang w:eastAsia="zh-CN"/>
                  </w:rPr>
                </w:rPrChange>
              </w:rPr>
              <w:t>Field Goal Percentage</w:t>
            </w:r>
          </w:p>
        </w:tc>
      </w:tr>
      <w:tr w:rsidR="00B351B5" w:rsidRPr="00B351B5" w14:paraId="6EF1783E"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75DD3C7A" w14:textId="77777777" w:rsidR="00B351B5" w:rsidRPr="00194C46" w:rsidRDefault="00B351B5" w:rsidP="00B351B5">
            <w:pPr>
              <w:rPr>
                <w:rFonts w:ascii="Calibri" w:eastAsia="Times New Roman" w:hAnsi="Calibri" w:cs="Calibri"/>
                <w:color w:val="000000"/>
                <w:szCs w:val="28"/>
                <w:lang w:eastAsia="zh-CN"/>
                <w:rPrChange w:id="441"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442" w:author="Qi Cheng" w:date="2020-04-19T20:37:00Z">
                  <w:rPr>
                    <w:rFonts w:ascii="Calibri" w:eastAsia="Times New Roman" w:hAnsi="Calibri" w:cs="Calibri"/>
                    <w:color w:val="000000"/>
                    <w:sz w:val="22"/>
                    <w:lang w:eastAsia="zh-CN"/>
                  </w:rPr>
                </w:rPrChange>
              </w:rPr>
              <w:t>3P</w:t>
            </w:r>
          </w:p>
        </w:tc>
        <w:tc>
          <w:tcPr>
            <w:tcW w:w="936" w:type="pct"/>
            <w:noWrap/>
            <w:hideMark/>
          </w:tcPr>
          <w:p w14:paraId="43660503"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44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44"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3BDB251F"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44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46"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612BF8B7"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44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48" w:author="Qi Cheng" w:date="2020-04-19T20:37:00Z">
                  <w:rPr>
                    <w:rFonts w:ascii="Calibri" w:eastAsia="Times New Roman" w:hAnsi="Calibri" w:cs="Calibri"/>
                    <w:b w:val="0"/>
                    <w:color w:val="000000"/>
                    <w:sz w:val="22"/>
                    <w:lang w:eastAsia="zh-CN"/>
                  </w:rPr>
                </w:rPrChange>
              </w:rPr>
              <w:t>3-Point Field Goals</w:t>
            </w:r>
          </w:p>
        </w:tc>
      </w:tr>
      <w:tr w:rsidR="00B351B5" w:rsidRPr="00B351B5" w14:paraId="1C06EC8D"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409ED4B7" w14:textId="77777777" w:rsidR="00B351B5" w:rsidRPr="00194C46" w:rsidRDefault="00B351B5" w:rsidP="00B351B5">
            <w:pPr>
              <w:rPr>
                <w:rFonts w:ascii="Calibri" w:eastAsia="Times New Roman" w:hAnsi="Calibri" w:cs="Calibri"/>
                <w:color w:val="000000"/>
                <w:szCs w:val="28"/>
                <w:lang w:eastAsia="zh-CN"/>
                <w:rPrChange w:id="449"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450" w:author="Qi Cheng" w:date="2020-04-19T20:37:00Z">
                  <w:rPr>
                    <w:rFonts w:ascii="Calibri" w:eastAsia="Times New Roman" w:hAnsi="Calibri" w:cs="Calibri"/>
                    <w:color w:val="000000"/>
                    <w:sz w:val="22"/>
                    <w:lang w:eastAsia="zh-CN"/>
                  </w:rPr>
                </w:rPrChange>
              </w:rPr>
              <w:t>3PA</w:t>
            </w:r>
          </w:p>
        </w:tc>
        <w:tc>
          <w:tcPr>
            <w:tcW w:w="936" w:type="pct"/>
            <w:noWrap/>
            <w:hideMark/>
          </w:tcPr>
          <w:p w14:paraId="2853436E"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45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52"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1D4E895C"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45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54"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68F86350"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45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56" w:author="Qi Cheng" w:date="2020-04-19T20:37:00Z">
                  <w:rPr>
                    <w:rFonts w:ascii="Calibri" w:eastAsia="Times New Roman" w:hAnsi="Calibri" w:cs="Calibri"/>
                    <w:b w:val="0"/>
                    <w:color w:val="000000"/>
                    <w:sz w:val="22"/>
                    <w:lang w:eastAsia="zh-CN"/>
                  </w:rPr>
                </w:rPrChange>
              </w:rPr>
              <w:t>3-Point Field Goal Attempts</w:t>
            </w:r>
          </w:p>
        </w:tc>
      </w:tr>
      <w:tr w:rsidR="00B351B5" w:rsidRPr="00B351B5" w14:paraId="14411C99"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50AD93B2" w14:textId="77777777" w:rsidR="00B351B5" w:rsidRPr="00194C46" w:rsidRDefault="00B351B5" w:rsidP="00B351B5">
            <w:pPr>
              <w:rPr>
                <w:rFonts w:ascii="Calibri" w:eastAsia="Times New Roman" w:hAnsi="Calibri" w:cs="Calibri"/>
                <w:color w:val="000000"/>
                <w:szCs w:val="28"/>
                <w:lang w:eastAsia="zh-CN"/>
                <w:rPrChange w:id="457"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458" w:author="Qi Cheng" w:date="2020-04-19T20:37:00Z">
                  <w:rPr>
                    <w:rFonts w:ascii="Calibri" w:eastAsia="Times New Roman" w:hAnsi="Calibri" w:cs="Calibri"/>
                    <w:color w:val="000000"/>
                    <w:sz w:val="22"/>
                    <w:lang w:eastAsia="zh-CN"/>
                  </w:rPr>
                </w:rPrChange>
              </w:rPr>
              <w:t>3P%</w:t>
            </w:r>
          </w:p>
        </w:tc>
        <w:tc>
          <w:tcPr>
            <w:tcW w:w="936" w:type="pct"/>
            <w:noWrap/>
            <w:hideMark/>
          </w:tcPr>
          <w:p w14:paraId="2E07EF87"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45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60"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017CDC0C"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46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62"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2E126F35"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46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64" w:author="Qi Cheng" w:date="2020-04-19T20:37:00Z">
                  <w:rPr>
                    <w:rFonts w:ascii="Calibri" w:eastAsia="Times New Roman" w:hAnsi="Calibri" w:cs="Calibri"/>
                    <w:b w:val="0"/>
                    <w:color w:val="000000"/>
                    <w:sz w:val="22"/>
                    <w:lang w:eastAsia="zh-CN"/>
                  </w:rPr>
                </w:rPrChange>
              </w:rPr>
              <w:t>3-Point Field Goal Percentage</w:t>
            </w:r>
          </w:p>
        </w:tc>
      </w:tr>
      <w:tr w:rsidR="00B351B5" w:rsidRPr="00B351B5" w14:paraId="4D825A46"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20F2DE7B" w14:textId="77777777" w:rsidR="00B351B5" w:rsidRPr="00194C46" w:rsidRDefault="00B351B5" w:rsidP="00B351B5">
            <w:pPr>
              <w:rPr>
                <w:rFonts w:ascii="Calibri" w:eastAsia="Times New Roman" w:hAnsi="Calibri" w:cs="Calibri"/>
                <w:color w:val="000000"/>
                <w:szCs w:val="28"/>
                <w:lang w:eastAsia="zh-CN"/>
                <w:rPrChange w:id="465"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466" w:author="Qi Cheng" w:date="2020-04-19T20:37:00Z">
                  <w:rPr>
                    <w:rFonts w:ascii="Calibri" w:eastAsia="Times New Roman" w:hAnsi="Calibri" w:cs="Calibri"/>
                    <w:color w:val="000000"/>
                    <w:sz w:val="22"/>
                    <w:lang w:eastAsia="zh-CN"/>
                  </w:rPr>
                </w:rPrChange>
              </w:rPr>
              <w:t>2P</w:t>
            </w:r>
          </w:p>
        </w:tc>
        <w:tc>
          <w:tcPr>
            <w:tcW w:w="936" w:type="pct"/>
            <w:noWrap/>
            <w:hideMark/>
          </w:tcPr>
          <w:p w14:paraId="204DDC0E"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46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68"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65FFCC3A"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46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70"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214ACC0A"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471"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72" w:author="Qi Cheng" w:date="2020-04-19T20:37:00Z">
                  <w:rPr>
                    <w:rFonts w:ascii="Calibri" w:eastAsia="Times New Roman" w:hAnsi="Calibri" w:cs="Calibri"/>
                    <w:b w:val="0"/>
                    <w:color w:val="000000"/>
                    <w:sz w:val="22"/>
                    <w:lang w:eastAsia="zh-CN"/>
                  </w:rPr>
                </w:rPrChange>
              </w:rPr>
              <w:t>2-Point Field Goals</w:t>
            </w:r>
          </w:p>
        </w:tc>
      </w:tr>
      <w:tr w:rsidR="00B351B5" w:rsidRPr="00B351B5" w14:paraId="55A4B2FC"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1CCE0394" w14:textId="77777777" w:rsidR="00B351B5" w:rsidRPr="00194C46" w:rsidRDefault="00B351B5" w:rsidP="00B351B5">
            <w:pPr>
              <w:rPr>
                <w:rFonts w:ascii="Calibri" w:eastAsia="Times New Roman" w:hAnsi="Calibri" w:cs="Calibri"/>
                <w:color w:val="000000"/>
                <w:szCs w:val="28"/>
                <w:lang w:eastAsia="zh-CN"/>
                <w:rPrChange w:id="473"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474" w:author="Qi Cheng" w:date="2020-04-19T20:37:00Z">
                  <w:rPr>
                    <w:rFonts w:ascii="Calibri" w:eastAsia="Times New Roman" w:hAnsi="Calibri" w:cs="Calibri"/>
                    <w:color w:val="000000"/>
                    <w:sz w:val="22"/>
                    <w:lang w:eastAsia="zh-CN"/>
                  </w:rPr>
                </w:rPrChange>
              </w:rPr>
              <w:t>2PA</w:t>
            </w:r>
          </w:p>
        </w:tc>
        <w:tc>
          <w:tcPr>
            <w:tcW w:w="936" w:type="pct"/>
            <w:noWrap/>
            <w:hideMark/>
          </w:tcPr>
          <w:p w14:paraId="266BF792"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47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76"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1705555D"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47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78"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42A8828A"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479"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80" w:author="Qi Cheng" w:date="2020-04-19T20:37:00Z">
                  <w:rPr>
                    <w:rFonts w:ascii="Calibri" w:eastAsia="Times New Roman" w:hAnsi="Calibri" w:cs="Calibri"/>
                    <w:b w:val="0"/>
                    <w:color w:val="000000"/>
                    <w:sz w:val="22"/>
                    <w:lang w:eastAsia="zh-CN"/>
                  </w:rPr>
                </w:rPrChange>
              </w:rPr>
              <w:t>2-Point Field Goal Attempts</w:t>
            </w:r>
          </w:p>
        </w:tc>
      </w:tr>
      <w:tr w:rsidR="00B351B5" w:rsidRPr="00B351B5" w14:paraId="25B01F3D"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2A7358FF" w14:textId="77777777" w:rsidR="00B351B5" w:rsidRPr="00194C46" w:rsidRDefault="00B351B5" w:rsidP="00B351B5">
            <w:pPr>
              <w:rPr>
                <w:rFonts w:ascii="Calibri" w:eastAsia="Times New Roman" w:hAnsi="Calibri" w:cs="Calibri"/>
                <w:color w:val="000000"/>
                <w:szCs w:val="28"/>
                <w:lang w:eastAsia="zh-CN"/>
                <w:rPrChange w:id="481"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482" w:author="Qi Cheng" w:date="2020-04-19T20:37:00Z">
                  <w:rPr>
                    <w:rFonts w:ascii="Calibri" w:eastAsia="Times New Roman" w:hAnsi="Calibri" w:cs="Calibri"/>
                    <w:color w:val="000000"/>
                    <w:sz w:val="22"/>
                    <w:lang w:eastAsia="zh-CN"/>
                  </w:rPr>
                </w:rPrChange>
              </w:rPr>
              <w:t>2P%</w:t>
            </w:r>
          </w:p>
        </w:tc>
        <w:tc>
          <w:tcPr>
            <w:tcW w:w="936" w:type="pct"/>
            <w:noWrap/>
            <w:hideMark/>
          </w:tcPr>
          <w:p w14:paraId="2629F43F"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483"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84"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328BE4E9"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485"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86"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3BD9982F"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487"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88" w:author="Qi Cheng" w:date="2020-04-19T20:37:00Z">
                  <w:rPr>
                    <w:rFonts w:ascii="Calibri" w:eastAsia="Times New Roman" w:hAnsi="Calibri" w:cs="Calibri"/>
                    <w:b w:val="0"/>
                    <w:color w:val="000000"/>
                    <w:sz w:val="22"/>
                    <w:lang w:eastAsia="zh-CN"/>
                  </w:rPr>
                </w:rPrChange>
              </w:rPr>
              <w:t>2-Point Field Goal Percentage</w:t>
            </w:r>
          </w:p>
        </w:tc>
      </w:tr>
      <w:tr w:rsidR="00B351B5" w:rsidRPr="00B351B5" w14:paraId="6C138B9B"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70AB2AAB" w14:textId="77777777" w:rsidR="00B351B5" w:rsidRPr="00194C46" w:rsidRDefault="00B351B5" w:rsidP="00B351B5">
            <w:pPr>
              <w:rPr>
                <w:rFonts w:ascii="Calibri" w:eastAsia="Times New Roman" w:hAnsi="Calibri" w:cs="Calibri"/>
                <w:color w:val="000000"/>
                <w:szCs w:val="28"/>
                <w:lang w:eastAsia="zh-CN"/>
                <w:rPrChange w:id="489" w:author="Qi Cheng" w:date="2020-04-19T20:37:00Z">
                  <w:rPr>
                    <w:rFonts w:ascii="Calibri" w:eastAsia="Times New Roman" w:hAnsi="Calibri" w:cs="Calibri"/>
                    <w:color w:val="000000"/>
                    <w:sz w:val="22"/>
                    <w:lang w:eastAsia="zh-CN"/>
                  </w:rPr>
                </w:rPrChange>
              </w:rPr>
            </w:pPr>
            <w:proofErr w:type="spellStart"/>
            <w:r w:rsidRPr="00194C46">
              <w:rPr>
                <w:rFonts w:ascii="Calibri" w:eastAsia="Times New Roman" w:hAnsi="Calibri" w:cs="Calibri"/>
                <w:color w:val="000000"/>
                <w:szCs w:val="28"/>
                <w:lang w:eastAsia="zh-CN"/>
                <w:rPrChange w:id="490" w:author="Qi Cheng" w:date="2020-04-19T20:37:00Z">
                  <w:rPr>
                    <w:rFonts w:ascii="Calibri" w:eastAsia="Times New Roman" w:hAnsi="Calibri" w:cs="Calibri"/>
                    <w:color w:val="000000"/>
                    <w:sz w:val="22"/>
                    <w:lang w:eastAsia="zh-CN"/>
                  </w:rPr>
                </w:rPrChange>
              </w:rPr>
              <w:t>eFG</w:t>
            </w:r>
            <w:proofErr w:type="spellEnd"/>
            <w:r w:rsidRPr="00194C46">
              <w:rPr>
                <w:rFonts w:ascii="Calibri" w:eastAsia="Times New Roman" w:hAnsi="Calibri" w:cs="Calibri"/>
                <w:color w:val="000000"/>
                <w:szCs w:val="28"/>
                <w:lang w:eastAsia="zh-CN"/>
                <w:rPrChange w:id="491" w:author="Qi Cheng" w:date="2020-04-19T20:37:00Z">
                  <w:rPr>
                    <w:rFonts w:ascii="Calibri" w:eastAsia="Times New Roman" w:hAnsi="Calibri" w:cs="Calibri"/>
                    <w:color w:val="000000"/>
                    <w:sz w:val="22"/>
                    <w:lang w:eastAsia="zh-CN"/>
                  </w:rPr>
                </w:rPrChange>
              </w:rPr>
              <w:t>%</w:t>
            </w:r>
          </w:p>
        </w:tc>
        <w:tc>
          <w:tcPr>
            <w:tcW w:w="936" w:type="pct"/>
            <w:noWrap/>
            <w:hideMark/>
          </w:tcPr>
          <w:p w14:paraId="7190D535"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492"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93"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5C505274"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494"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95"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10782441"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496"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497" w:author="Qi Cheng" w:date="2020-04-19T20:37:00Z">
                  <w:rPr>
                    <w:rFonts w:ascii="Calibri" w:eastAsia="Times New Roman" w:hAnsi="Calibri" w:cs="Calibri"/>
                    <w:b w:val="0"/>
                    <w:color w:val="000000"/>
                    <w:sz w:val="22"/>
                    <w:lang w:eastAsia="zh-CN"/>
                  </w:rPr>
                </w:rPrChange>
              </w:rPr>
              <w:t>Effective Field Goal Percentage</w:t>
            </w:r>
          </w:p>
        </w:tc>
      </w:tr>
      <w:tr w:rsidR="00B351B5" w:rsidRPr="00B351B5" w14:paraId="2BDA1C5D"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44DFA9C7" w14:textId="77777777" w:rsidR="00B351B5" w:rsidRPr="00194C46" w:rsidRDefault="00B351B5" w:rsidP="00B351B5">
            <w:pPr>
              <w:rPr>
                <w:rFonts w:ascii="Calibri" w:eastAsia="Times New Roman" w:hAnsi="Calibri" w:cs="Calibri"/>
                <w:color w:val="000000"/>
                <w:szCs w:val="28"/>
                <w:lang w:eastAsia="zh-CN"/>
                <w:rPrChange w:id="498"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499" w:author="Qi Cheng" w:date="2020-04-19T20:37:00Z">
                  <w:rPr>
                    <w:rFonts w:ascii="Calibri" w:eastAsia="Times New Roman" w:hAnsi="Calibri" w:cs="Calibri"/>
                    <w:color w:val="000000"/>
                    <w:sz w:val="22"/>
                    <w:lang w:eastAsia="zh-CN"/>
                  </w:rPr>
                </w:rPrChange>
              </w:rPr>
              <w:t>FT</w:t>
            </w:r>
          </w:p>
        </w:tc>
        <w:tc>
          <w:tcPr>
            <w:tcW w:w="936" w:type="pct"/>
            <w:noWrap/>
            <w:hideMark/>
          </w:tcPr>
          <w:p w14:paraId="5381037F"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500"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01"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176FEE90"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502"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03"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3C1FD278"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504"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05" w:author="Qi Cheng" w:date="2020-04-19T20:37:00Z">
                  <w:rPr>
                    <w:rFonts w:ascii="Calibri" w:eastAsia="Times New Roman" w:hAnsi="Calibri" w:cs="Calibri"/>
                    <w:b w:val="0"/>
                    <w:color w:val="000000"/>
                    <w:sz w:val="22"/>
                    <w:lang w:eastAsia="zh-CN"/>
                  </w:rPr>
                </w:rPrChange>
              </w:rPr>
              <w:t>Free Throws</w:t>
            </w:r>
          </w:p>
        </w:tc>
      </w:tr>
      <w:tr w:rsidR="00B351B5" w:rsidRPr="00B351B5" w14:paraId="1971DB9B"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697EDC4C" w14:textId="77777777" w:rsidR="00B351B5" w:rsidRPr="00194C46" w:rsidRDefault="00B351B5" w:rsidP="00B351B5">
            <w:pPr>
              <w:rPr>
                <w:rFonts w:ascii="Calibri" w:eastAsia="Times New Roman" w:hAnsi="Calibri" w:cs="Calibri"/>
                <w:color w:val="000000"/>
                <w:szCs w:val="28"/>
                <w:lang w:eastAsia="zh-CN"/>
                <w:rPrChange w:id="506"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507" w:author="Qi Cheng" w:date="2020-04-19T20:37:00Z">
                  <w:rPr>
                    <w:rFonts w:ascii="Calibri" w:eastAsia="Times New Roman" w:hAnsi="Calibri" w:cs="Calibri"/>
                    <w:color w:val="000000"/>
                    <w:sz w:val="22"/>
                    <w:lang w:eastAsia="zh-CN"/>
                  </w:rPr>
                </w:rPrChange>
              </w:rPr>
              <w:t>FTA</w:t>
            </w:r>
          </w:p>
        </w:tc>
        <w:tc>
          <w:tcPr>
            <w:tcW w:w="936" w:type="pct"/>
            <w:noWrap/>
            <w:hideMark/>
          </w:tcPr>
          <w:p w14:paraId="42D63882"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508"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09"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2F42B875"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510"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11"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2DAB2331"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512"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13" w:author="Qi Cheng" w:date="2020-04-19T20:37:00Z">
                  <w:rPr>
                    <w:rFonts w:ascii="Calibri" w:eastAsia="Times New Roman" w:hAnsi="Calibri" w:cs="Calibri"/>
                    <w:b w:val="0"/>
                    <w:color w:val="000000"/>
                    <w:sz w:val="22"/>
                    <w:lang w:eastAsia="zh-CN"/>
                  </w:rPr>
                </w:rPrChange>
              </w:rPr>
              <w:t>Free Throw Attempts</w:t>
            </w:r>
          </w:p>
        </w:tc>
      </w:tr>
      <w:tr w:rsidR="00B351B5" w:rsidRPr="00B351B5" w14:paraId="209F4B1D"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400283C1" w14:textId="77777777" w:rsidR="00B351B5" w:rsidRPr="00194C46" w:rsidRDefault="00B351B5" w:rsidP="00B351B5">
            <w:pPr>
              <w:rPr>
                <w:rFonts w:ascii="Calibri" w:eastAsia="Times New Roman" w:hAnsi="Calibri" w:cs="Calibri"/>
                <w:color w:val="000000"/>
                <w:szCs w:val="28"/>
                <w:lang w:eastAsia="zh-CN"/>
                <w:rPrChange w:id="514"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515" w:author="Qi Cheng" w:date="2020-04-19T20:37:00Z">
                  <w:rPr>
                    <w:rFonts w:ascii="Calibri" w:eastAsia="Times New Roman" w:hAnsi="Calibri" w:cs="Calibri"/>
                    <w:color w:val="000000"/>
                    <w:sz w:val="22"/>
                    <w:lang w:eastAsia="zh-CN"/>
                  </w:rPr>
                </w:rPrChange>
              </w:rPr>
              <w:t>FT%</w:t>
            </w:r>
          </w:p>
        </w:tc>
        <w:tc>
          <w:tcPr>
            <w:tcW w:w="936" w:type="pct"/>
            <w:noWrap/>
            <w:hideMark/>
          </w:tcPr>
          <w:p w14:paraId="3B8550AA"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516"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17"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04746387"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518"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19"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001AD663"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520"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21" w:author="Qi Cheng" w:date="2020-04-19T20:37:00Z">
                  <w:rPr>
                    <w:rFonts w:ascii="Calibri" w:eastAsia="Times New Roman" w:hAnsi="Calibri" w:cs="Calibri"/>
                    <w:b w:val="0"/>
                    <w:color w:val="000000"/>
                    <w:sz w:val="22"/>
                    <w:lang w:eastAsia="zh-CN"/>
                  </w:rPr>
                </w:rPrChange>
              </w:rPr>
              <w:t>Free Throw Percentage</w:t>
            </w:r>
          </w:p>
        </w:tc>
      </w:tr>
      <w:tr w:rsidR="00B351B5" w:rsidRPr="00B351B5" w14:paraId="1DE509F8"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1A116564" w14:textId="77777777" w:rsidR="00B351B5" w:rsidRPr="00194C46" w:rsidRDefault="00B351B5" w:rsidP="00B351B5">
            <w:pPr>
              <w:rPr>
                <w:rFonts w:ascii="Calibri" w:eastAsia="Times New Roman" w:hAnsi="Calibri" w:cs="Calibri"/>
                <w:color w:val="000000"/>
                <w:szCs w:val="28"/>
                <w:lang w:eastAsia="zh-CN"/>
                <w:rPrChange w:id="522"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523" w:author="Qi Cheng" w:date="2020-04-19T20:37:00Z">
                  <w:rPr>
                    <w:rFonts w:ascii="Calibri" w:eastAsia="Times New Roman" w:hAnsi="Calibri" w:cs="Calibri"/>
                    <w:color w:val="000000"/>
                    <w:sz w:val="22"/>
                    <w:lang w:eastAsia="zh-CN"/>
                  </w:rPr>
                </w:rPrChange>
              </w:rPr>
              <w:t>ORB</w:t>
            </w:r>
          </w:p>
        </w:tc>
        <w:tc>
          <w:tcPr>
            <w:tcW w:w="936" w:type="pct"/>
            <w:noWrap/>
            <w:hideMark/>
          </w:tcPr>
          <w:p w14:paraId="286B64A1"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524"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25"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3B0029EA"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526"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27"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1054BD0B"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528"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29" w:author="Qi Cheng" w:date="2020-04-19T20:37:00Z">
                  <w:rPr>
                    <w:rFonts w:ascii="Calibri" w:eastAsia="Times New Roman" w:hAnsi="Calibri" w:cs="Calibri"/>
                    <w:b w:val="0"/>
                    <w:color w:val="000000"/>
                    <w:sz w:val="22"/>
                    <w:lang w:eastAsia="zh-CN"/>
                  </w:rPr>
                </w:rPrChange>
              </w:rPr>
              <w:t>Offensive Rebounds</w:t>
            </w:r>
          </w:p>
        </w:tc>
      </w:tr>
      <w:tr w:rsidR="00B351B5" w:rsidRPr="00B351B5" w14:paraId="55A6A78F"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76BC20B1" w14:textId="77777777" w:rsidR="00B351B5" w:rsidRPr="00194C46" w:rsidRDefault="00B351B5" w:rsidP="00B351B5">
            <w:pPr>
              <w:rPr>
                <w:rFonts w:ascii="Calibri" w:eastAsia="Times New Roman" w:hAnsi="Calibri" w:cs="Calibri"/>
                <w:color w:val="000000"/>
                <w:szCs w:val="28"/>
                <w:lang w:eastAsia="zh-CN"/>
                <w:rPrChange w:id="530"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531" w:author="Qi Cheng" w:date="2020-04-19T20:37:00Z">
                  <w:rPr>
                    <w:rFonts w:ascii="Calibri" w:eastAsia="Times New Roman" w:hAnsi="Calibri" w:cs="Calibri"/>
                    <w:color w:val="000000"/>
                    <w:sz w:val="22"/>
                    <w:lang w:eastAsia="zh-CN"/>
                  </w:rPr>
                </w:rPrChange>
              </w:rPr>
              <w:t>DRB</w:t>
            </w:r>
          </w:p>
        </w:tc>
        <w:tc>
          <w:tcPr>
            <w:tcW w:w="936" w:type="pct"/>
            <w:noWrap/>
            <w:hideMark/>
          </w:tcPr>
          <w:p w14:paraId="2A3F2FF2"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532"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33"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551F2450"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534"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35"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26C10341"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536"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37" w:author="Qi Cheng" w:date="2020-04-19T20:37:00Z">
                  <w:rPr>
                    <w:rFonts w:ascii="Calibri" w:eastAsia="Times New Roman" w:hAnsi="Calibri" w:cs="Calibri"/>
                    <w:b w:val="0"/>
                    <w:color w:val="000000"/>
                    <w:sz w:val="22"/>
                    <w:lang w:eastAsia="zh-CN"/>
                  </w:rPr>
                </w:rPrChange>
              </w:rPr>
              <w:t>Defensive Rebounds</w:t>
            </w:r>
          </w:p>
        </w:tc>
      </w:tr>
      <w:tr w:rsidR="00B351B5" w:rsidRPr="00B351B5" w14:paraId="0129E4C5"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7576F5B5" w14:textId="77777777" w:rsidR="00B351B5" w:rsidRPr="00194C46" w:rsidRDefault="00B351B5" w:rsidP="00B351B5">
            <w:pPr>
              <w:rPr>
                <w:rFonts w:ascii="Calibri" w:eastAsia="Times New Roman" w:hAnsi="Calibri" w:cs="Calibri"/>
                <w:color w:val="000000"/>
                <w:szCs w:val="28"/>
                <w:lang w:eastAsia="zh-CN"/>
                <w:rPrChange w:id="538"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539" w:author="Qi Cheng" w:date="2020-04-19T20:37:00Z">
                  <w:rPr>
                    <w:rFonts w:ascii="Calibri" w:eastAsia="Times New Roman" w:hAnsi="Calibri" w:cs="Calibri"/>
                    <w:color w:val="000000"/>
                    <w:sz w:val="22"/>
                    <w:lang w:eastAsia="zh-CN"/>
                  </w:rPr>
                </w:rPrChange>
              </w:rPr>
              <w:t>TRB</w:t>
            </w:r>
          </w:p>
        </w:tc>
        <w:tc>
          <w:tcPr>
            <w:tcW w:w="936" w:type="pct"/>
            <w:noWrap/>
            <w:hideMark/>
          </w:tcPr>
          <w:p w14:paraId="6FBD1C02"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540"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41"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44E87149"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542"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43"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244EE167"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544"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45" w:author="Qi Cheng" w:date="2020-04-19T20:37:00Z">
                  <w:rPr>
                    <w:rFonts w:ascii="Calibri" w:eastAsia="Times New Roman" w:hAnsi="Calibri" w:cs="Calibri"/>
                    <w:b w:val="0"/>
                    <w:color w:val="000000"/>
                    <w:sz w:val="22"/>
                    <w:lang w:eastAsia="zh-CN"/>
                  </w:rPr>
                </w:rPrChange>
              </w:rPr>
              <w:t>Total Rebounds</w:t>
            </w:r>
          </w:p>
        </w:tc>
      </w:tr>
      <w:tr w:rsidR="00B351B5" w:rsidRPr="00B351B5" w14:paraId="4E3EAE33"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3F39FD75" w14:textId="77777777" w:rsidR="00B351B5" w:rsidRPr="00194C46" w:rsidRDefault="00B351B5" w:rsidP="00B351B5">
            <w:pPr>
              <w:rPr>
                <w:rFonts w:ascii="Calibri" w:eastAsia="Times New Roman" w:hAnsi="Calibri" w:cs="Calibri"/>
                <w:color w:val="000000"/>
                <w:szCs w:val="28"/>
                <w:lang w:eastAsia="zh-CN"/>
                <w:rPrChange w:id="546"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547" w:author="Qi Cheng" w:date="2020-04-19T20:37:00Z">
                  <w:rPr>
                    <w:rFonts w:ascii="Calibri" w:eastAsia="Times New Roman" w:hAnsi="Calibri" w:cs="Calibri"/>
                    <w:color w:val="000000"/>
                    <w:sz w:val="22"/>
                    <w:lang w:eastAsia="zh-CN"/>
                  </w:rPr>
                </w:rPrChange>
              </w:rPr>
              <w:t>AST</w:t>
            </w:r>
          </w:p>
        </w:tc>
        <w:tc>
          <w:tcPr>
            <w:tcW w:w="936" w:type="pct"/>
            <w:noWrap/>
            <w:hideMark/>
          </w:tcPr>
          <w:p w14:paraId="2EBD4B92"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548"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49"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2F08EBB8"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550"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51"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0447B6DB"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552"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53" w:author="Qi Cheng" w:date="2020-04-19T20:37:00Z">
                  <w:rPr>
                    <w:rFonts w:ascii="Calibri" w:eastAsia="Times New Roman" w:hAnsi="Calibri" w:cs="Calibri"/>
                    <w:b w:val="0"/>
                    <w:color w:val="000000"/>
                    <w:sz w:val="22"/>
                    <w:lang w:eastAsia="zh-CN"/>
                  </w:rPr>
                </w:rPrChange>
              </w:rPr>
              <w:t>Assists</w:t>
            </w:r>
          </w:p>
        </w:tc>
      </w:tr>
      <w:tr w:rsidR="00B351B5" w:rsidRPr="00B351B5" w14:paraId="09B68865"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55ADAEAC" w14:textId="77777777" w:rsidR="00B351B5" w:rsidRPr="00194C46" w:rsidRDefault="00B351B5" w:rsidP="00B351B5">
            <w:pPr>
              <w:rPr>
                <w:rFonts w:ascii="Calibri" w:eastAsia="Times New Roman" w:hAnsi="Calibri" w:cs="Calibri"/>
                <w:color w:val="000000"/>
                <w:szCs w:val="28"/>
                <w:lang w:eastAsia="zh-CN"/>
                <w:rPrChange w:id="554"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555" w:author="Qi Cheng" w:date="2020-04-19T20:37:00Z">
                  <w:rPr>
                    <w:rFonts w:ascii="Calibri" w:eastAsia="Times New Roman" w:hAnsi="Calibri" w:cs="Calibri"/>
                    <w:color w:val="000000"/>
                    <w:sz w:val="22"/>
                    <w:lang w:eastAsia="zh-CN"/>
                  </w:rPr>
                </w:rPrChange>
              </w:rPr>
              <w:t>STL</w:t>
            </w:r>
          </w:p>
        </w:tc>
        <w:tc>
          <w:tcPr>
            <w:tcW w:w="936" w:type="pct"/>
            <w:noWrap/>
            <w:hideMark/>
          </w:tcPr>
          <w:p w14:paraId="0312D5A7"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556"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57"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049B20FE"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558"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59"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4E4D6207"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560"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61" w:author="Qi Cheng" w:date="2020-04-19T20:37:00Z">
                  <w:rPr>
                    <w:rFonts w:ascii="Calibri" w:eastAsia="Times New Roman" w:hAnsi="Calibri" w:cs="Calibri"/>
                    <w:b w:val="0"/>
                    <w:color w:val="000000"/>
                    <w:sz w:val="22"/>
                    <w:lang w:eastAsia="zh-CN"/>
                  </w:rPr>
                </w:rPrChange>
              </w:rPr>
              <w:t>Steals</w:t>
            </w:r>
          </w:p>
        </w:tc>
      </w:tr>
      <w:tr w:rsidR="00B351B5" w:rsidRPr="00B351B5" w14:paraId="7D6C8589"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3A9B376D" w14:textId="77777777" w:rsidR="00B351B5" w:rsidRPr="00194C46" w:rsidRDefault="00B351B5" w:rsidP="00B351B5">
            <w:pPr>
              <w:rPr>
                <w:rFonts w:ascii="Calibri" w:eastAsia="Times New Roman" w:hAnsi="Calibri" w:cs="Calibri"/>
                <w:color w:val="000000"/>
                <w:szCs w:val="28"/>
                <w:lang w:eastAsia="zh-CN"/>
                <w:rPrChange w:id="562"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563" w:author="Qi Cheng" w:date="2020-04-19T20:37:00Z">
                  <w:rPr>
                    <w:rFonts w:ascii="Calibri" w:eastAsia="Times New Roman" w:hAnsi="Calibri" w:cs="Calibri"/>
                    <w:color w:val="000000"/>
                    <w:sz w:val="22"/>
                    <w:lang w:eastAsia="zh-CN"/>
                  </w:rPr>
                </w:rPrChange>
              </w:rPr>
              <w:t>BLK</w:t>
            </w:r>
          </w:p>
        </w:tc>
        <w:tc>
          <w:tcPr>
            <w:tcW w:w="936" w:type="pct"/>
            <w:noWrap/>
            <w:hideMark/>
          </w:tcPr>
          <w:p w14:paraId="6FAA14EE"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564"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65"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6AF1E179"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566"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67"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5C63D844"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568"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69" w:author="Qi Cheng" w:date="2020-04-19T20:37:00Z">
                  <w:rPr>
                    <w:rFonts w:ascii="Calibri" w:eastAsia="Times New Roman" w:hAnsi="Calibri" w:cs="Calibri"/>
                    <w:b w:val="0"/>
                    <w:color w:val="000000"/>
                    <w:sz w:val="22"/>
                    <w:lang w:eastAsia="zh-CN"/>
                  </w:rPr>
                </w:rPrChange>
              </w:rPr>
              <w:t>Blocks</w:t>
            </w:r>
          </w:p>
        </w:tc>
      </w:tr>
      <w:tr w:rsidR="00B351B5" w:rsidRPr="00B351B5" w14:paraId="06BBF85B"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474BDAFF" w14:textId="77777777" w:rsidR="00B351B5" w:rsidRPr="00194C46" w:rsidRDefault="00B351B5" w:rsidP="00B351B5">
            <w:pPr>
              <w:rPr>
                <w:rFonts w:ascii="Calibri" w:eastAsia="Times New Roman" w:hAnsi="Calibri" w:cs="Calibri"/>
                <w:color w:val="000000"/>
                <w:szCs w:val="28"/>
                <w:lang w:eastAsia="zh-CN"/>
                <w:rPrChange w:id="570"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571" w:author="Qi Cheng" w:date="2020-04-19T20:37:00Z">
                  <w:rPr>
                    <w:rFonts w:ascii="Calibri" w:eastAsia="Times New Roman" w:hAnsi="Calibri" w:cs="Calibri"/>
                    <w:color w:val="000000"/>
                    <w:sz w:val="22"/>
                    <w:lang w:eastAsia="zh-CN"/>
                  </w:rPr>
                </w:rPrChange>
              </w:rPr>
              <w:t>TOV</w:t>
            </w:r>
          </w:p>
        </w:tc>
        <w:tc>
          <w:tcPr>
            <w:tcW w:w="936" w:type="pct"/>
            <w:noWrap/>
            <w:hideMark/>
          </w:tcPr>
          <w:p w14:paraId="441D36C9"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572"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73"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2FCBA82B"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574"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75"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32FF49B8"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576"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77" w:author="Qi Cheng" w:date="2020-04-19T20:37:00Z">
                  <w:rPr>
                    <w:rFonts w:ascii="Calibri" w:eastAsia="Times New Roman" w:hAnsi="Calibri" w:cs="Calibri"/>
                    <w:b w:val="0"/>
                    <w:color w:val="000000"/>
                    <w:sz w:val="22"/>
                    <w:lang w:eastAsia="zh-CN"/>
                  </w:rPr>
                </w:rPrChange>
              </w:rPr>
              <w:t>Turnovers</w:t>
            </w:r>
          </w:p>
        </w:tc>
      </w:tr>
      <w:tr w:rsidR="00B351B5" w:rsidRPr="00B351B5" w14:paraId="5AE62E57" w14:textId="77777777" w:rsidTr="00B351B5">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74336CBC" w14:textId="77777777" w:rsidR="00B351B5" w:rsidRPr="00194C46" w:rsidRDefault="00B351B5" w:rsidP="00B351B5">
            <w:pPr>
              <w:rPr>
                <w:rFonts w:ascii="Calibri" w:eastAsia="Times New Roman" w:hAnsi="Calibri" w:cs="Calibri"/>
                <w:color w:val="000000"/>
                <w:szCs w:val="28"/>
                <w:lang w:eastAsia="zh-CN"/>
                <w:rPrChange w:id="578"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579" w:author="Qi Cheng" w:date="2020-04-19T20:37:00Z">
                  <w:rPr>
                    <w:rFonts w:ascii="Calibri" w:eastAsia="Times New Roman" w:hAnsi="Calibri" w:cs="Calibri"/>
                    <w:color w:val="000000"/>
                    <w:sz w:val="22"/>
                    <w:lang w:eastAsia="zh-CN"/>
                  </w:rPr>
                </w:rPrChange>
              </w:rPr>
              <w:t>PF</w:t>
            </w:r>
          </w:p>
        </w:tc>
        <w:tc>
          <w:tcPr>
            <w:tcW w:w="936" w:type="pct"/>
            <w:noWrap/>
            <w:hideMark/>
          </w:tcPr>
          <w:p w14:paraId="73DF528B"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580"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81"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596E8E37"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582"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83"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0152A73B" w14:textId="77777777" w:rsidR="00B351B5" w:rsidRPr="00194C46" w:rsidRDefault="00B351B5" w:rsidP="00B351B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584"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85" w:author="Qi Cheng" w:date="2020-04-19T20:37:00Z">
                  <w:rPr>
                    <w:rFonts w:ascii="Calibri" w:eastAsia="Times New Roman" w:hAnsi="Calibri" w:cs="Calibri"/>
                    <w:b w:val="0"/>
                    <w:color w:val="000000"/>
                    <w:sz w:val="22"/>
                    <w:lang w:eastAsia="zh-CN"/>
                  </w:rPr>
                </w:rPrChange>
              </w:rPr>
              <w:t>Personal Fouls</w:t>
            </w:r>
          </w:p>
        </w:tc>
      </w:tr>
      <w:tr w:rsidR="00B351B5" w:rsidRPr="00B351B5" w14:paraId="49B4832F" w14:textId="77777777" w:rsidTr="00B351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4B8CAA61" w14:textId="77777777" w:rsidR="00B351B5" w:rsidRPr="00194C46" w:rsidRDefault="00B351B5" w:rsidP="00B351B5">
            <w:pPr>
              <w:rPr>
                <w:rFonts w:ascii="Calibri" w:eastAsia="Times New Roman" w:hAnsi="Calibri" w:cs="Calibri"/>
                <w:color w:val="000000"/>
                <w:szCs w:val="28"/>
                <w:lang w:eastAsia="zh-CN"/>
                <w:rPrChange w:id="586"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587" w:author="Qi Cheng" w:date="2020-04-19T20:37:00Z">
                  <w:rPr>
                    <w:rFonts w:ascii="Calibri" w:eastAsia="Times New Roman" w:hAnsi="Calibri" w:cs="Calibri"/>
                    <w:color w:val="000000"/>
                    <w:sz w:val="22"/>
                    <w:lang w:eastAsia="zh-CN"/>
                  </w:rPr>
                </w:rPrChange>
              </w:rPr>
              <w:t>PTS</w:t>
            </w:r>
          </w:p>
        </w:tc>
        <w:tc>
          <w:tcPr>
            <w:tcW w:w="936" w:type="pct"/>
            <w:noWrap/>
            <w:hideMark/>
          </w:tcPr>
          <w:p w14:paraId="6E712A52"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588"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89"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067178E3"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590"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91"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4A3761EC" w14:textId="77777777" w:rsidR="00B351B5" w:rsidRPr="00194C46" w:rsidRDefault="00B351B5" w:rsidP="00B351B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592"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593" w:author="Qi Cheng" w:date="2020-04-19T20:37:00Z">
                  <w:rPr>
                    <w:rFonts w:ascii="Calibri" w:eastAsia="Times New Roman" w:hAnsi="Calibri" w:cs="Calibri"/>
                    <w:b w:val="0"/>
                    <w:color w:val="000000"/>
                    <w:sz w:val="22"/>
                    <w:lang w:eastAsia="zh-CN"/>
                  </w:rPr>
                </w:rPrChange>
              </w:rPr>
              <w:t>Total Points</w:t>
            </w:r>
          </w:p>
        </w:tc>
      </w:tr>
    </w:tbl>
    <w:p w14:paraId="39C78CCA" w14:textId="77777777" w:rsidR="00386D61" w:rsidDel="00194C46" w:rsidRDefault="00386D61" w:rsidP="00B351B5">
      <w:pPr>
        <w:pStyle w:val="Heading2"/>
        <w:rPr>
          <w:del w:id="594" w:author="Qi Cheng" w:date="2020-04-19T20:30:00Z"/>
        </w:rPr>
      </w:pPr>
    </w:p>
    <w:p w14:paraId="037F759A" w14:textId="0EA511CA" w:rsidR="00386D61" w:rsidDel="00194C46" w:rsidRDefault="00386D61" w:rsidP="00194C46">
      <w:pPr>
        <w:pStyle w:val="Heading2"/>
        <w:spacing w:before="240"/>
        <w:rPr>
          <w:del w:id="595" w:author="Qi Cheng" w:date="2020-04-19T20:35:00Z"/>
          <w:b/>
          <w:bCs/>
          <w:sz w:val="32"/>
          <w:szCs w:val="24"/>
        </w:rPr>
      </w:pPr>
    </w:p>
    <w:p w14:paraId="6DA837D7" w14:textId="69731B8E" w:rsidR="00194C46" w:rsidRDefault="00194C46" w:rsidP="00194C46">
      <w:pPr>
        <w:rPr>
          <w:ins w:id="596" w:author="Qi Cheng" w:date="2020-04-19T20:35:00Z"/>
        </w:rPr>
      </w:pPr>
    </w:p>
    <w:p w14:paraId="7FF4F883" w14:textId="5BD9AB71" w:rsidR="00194C46" w:rsidRDefault="00194C46" w:rsidP="00194C46">
      <w:pPr>
        <w:rPr>
          <w:ins w:id="597" w:author="Qi Cheng" w:date="2020-04-19T20:35:00Z"/>
        </w:rPr>
      </w:pPr>
    </w:p>
    <w:p w14:paraId="48930230" w14:textId="5CC3DA39" w:rsidR="00194C46" w:rsidRDefault="00194C46" w:rsidP="00194C46">
      <w:pPr>
        <w:rPr>
          <w:ins w:id="598" w:author="Qi Cheng" w:date="2020-04-19T20:35:00Z"/>
        </w:rPr>
      </w:pPr>
    </w:p>
    <w:p w14:paraId="6097A66E" w14:textId="0756F753" w:rsidR="00194C46" w:rsidRDefault="00194C46" w:rsidP="00194C46">
      <w:pPr>
        <w:rPr>
          <w:ins w:id="599" w:author="Qi Cheng" w:date="2020-04-19T20:35:00Z"/>
        </w:rPr>
      </w:pPr>
    </w:p>
    <w:p w14:paraId="2E5AE539" w14:textId="68CFEEA9" w:rsidR="00194C46" w:rsidRDefault="00194C46" w:rsidP="00194C46">
      <w:pPr>
        <w:rPr>
          <w:ins w:id="600" w:author="Qi Cheng" w:date="2020-04-19T20:35:00Z"/>
        </w:rPr>
      </w:pPr>
    </w:p>
    <w:p w14:paraId="0B165CBE" w14:textId="77777777" w:rsidR="00194C46" w:rsidRPr="00194C46" w:rsidRDefault="00194C46">
      <w:pPr>
        <w:rPr>
          <w:ins w:id="601" w:author="Qi Cheng" w:date="2020-04-19T20:33:00Z"/>
          <w:b w:val="0"/>
          <w:rPrChange w:id="602" w:author="Qi Cheng" w:date="2020-04-19T20:35:00Z">
            <w:rPr>
              <w:ins w:id="603" w:author="Qi Cheng" w:date="2020-04-19T20:33:00Z"/>
              <w:b/>
              <w:bCs/>
              <w:sz w:val="32"/>
              <w:szCs w:val="24"/>
            </w:rPr>
          </w:rPrChange>
        </w:rPr>
        <w:pPrChange w:id="604" w:author="Qi Cheng" w:date="2020-04-19T20:35:00Z">
          <w:pPr>
            <w:pStyle w:val="Heading2"/>
            <w:spacing w:before="240"/>
          </w:pPr>
        </w:pPrChange>
      </w:pPr>
    </w:p>
    <w:p w14:paraId="2E94A1C2" w14:textId="77777777" w:rsidR="00D00C4A" w:rsidRDefault="005F7A3D" w:rsidP="00194C46">
      <w:pPr>
        <w:pStyle w:val="Heading2"/>
        <w:spacing w:before="240"/>
        <w:rPr>
          <w:ins w:id="605" w:author="Qi Cheng" w:date="2020-04-19T20:57:00Z"/>
          <w:b/>
          <w:bCs/>
          <w:szCs w:val="28"/>
        </w:rPr>
      </w:pPr>
      <w:bookmarkStart w:id="606" w:name="_Toc38222414"/>
      <w:r w:rsidRPr="00194C46">
        <w:rPr>
          <w:b/>
          <w:bCs/>
          <w:szCs w:val="28"/>
          <w:rPrChange w:id="607" w:author="Qi Cheng" w:date="2020-04-19T20:37:00Z">
            <w:rPr/>
          </w:rPrChange>
        </w:rPr>
        <w:lastRenderedPageBreak/>
        <w:t>MVP Dataset</w:t>
      </w:r>
      <w:bookmarkEnd w:id="606"/>
    </w:p>
    <w:p w14:paraId="321A9D23" w14:textId="4D021E09" w:rsidR="00B351B5" w:rsidRPr="00194C46" w:rsidRDefault="00B351B5">
      <w:pPr>
        <w:pStyle w:val="Content"/>
        <w:rPr>
          <w:ins w:id="608" w:author="Qi Cheng" w:date="2020-04-19T20:30:00Z"/>
          <w:rPrChange w:id="609" w:author="Qi Cheng" w:date="2020-04-19T20:37:00Z">
            <w:rPr>
              <w:ins w:id="610" w:author="Qi Cheng" w:date="2020-04-19T20:30:00Z"/>
              <w:b/>
              <w:bCs/>
              <w:sz w:val="32"/>
              <w:szCs w:val="24"/>
            </w:rPr>
          </w:rPrChange>
        </w:rPr>
        <w:pPrChange w:id="611" w:author="Qi Cheng" w:date="2020-04-19T20:57:00Z">
          <w:pPr>
            <w:pStyle w:val="Heading2"/>
            <w:spacing w:before="240"/>
          </w:pPr>
        </w:pPrChange>
      </w:pPr>
      <w:del w:id="612" w:author="Qi Cheng" w:date="2020-04-19T20:29:00Z">
        <w:r w:rsidRPr="00DB4391" w:rsidDel="00194C46">
          <w:delText xml:space="preserve">: </w:delText>
        </w:r>
      </w:del>
      <w:ins w:id="613" w:author="Qi Cheng" w:date="2020-04-19T20:29:00Z">
        <w:r w:rsidR="00194C46" w:rsidRPr="00194C46">
          <w:rPr>
            <w:rPrChange w:id="614" w:author="Qi Cheng" w:date="2020-04-19T20:37:00Z">
              <w:rPr>
                <w:b/>
                <w:bCs/>
                <w:sz w:val="32"/>
                <w:szCs w:val="24"/>
              </w:rPr>
            </w:rPrChange>
          </w:rPr>
          <w:t>(filename:</w:t>
        </w:r>
        <w:r w:rsidR="00194C46" w:rsidRPr="00DB4391">
          <w:t xml:space="preserve"> </w:t>
        </w:r>
      </w:ins>
      <w:r w:rsidRPr="00DB4391">
        <w:t>MVP_ESPN_Data.csv</w:t>
      </w:r>
      <w:ins w:id="615" w:author="Qi Cheng" w:date="2020-04-19T20:29:00Z">
        <w:r w:rsidR="00194C46" w:rsidRPr="00194C46">
          <w:rPr>
            <w:rPrChange w:id="616" w:author="Qi Cheng" w:date="2020-04-19T20:37:00Z">
              <w:rPr>
                <w:b/>
                <w:bCs/>
                <w:sz w:val="32"/>
                <w:szCs w:val="24"/>
              </w:rPr>
            </w:rPrChange>
          </w:rPr>
          <w:t>)</w:t>
        </w:r>
      </w:ins>
      <w:r w:rsidRPr="00DB4391">
        <w:t xml:space="preserve"> </w:t>
      </w:r>
      <w:del w:id="617" w:author="Qi Cheng" w:date="2020-04-19T21:04:00Z">
        <w:r w:rsidR="005F7A3D" w:rsidRPr="00DB4391" w:rsidDel="009D49AA">
          <w:delText>[3]</w:delText>
        </w:r>
      </w:del>
    </w:p>
    <w:p w14:paraId="270EBCA6" w14:textId="20D5AEA1" w:rsidR="00194C46" w:rsidRDefault="00194C46" w:rsidP="00194C46">
      <w:pPr>
        <w:jc w:val="both"/>
        <w:rPr>
          <w:ins w:id="618" w:author="Qi Cheng" w:date="2020-04-19T20:37:00Z"/>
          <w:b w:val="0"/>
        </w:rPr>
      </w:pPr>
      <w:ins w:id="619" w:author="Qi Cheng" w:date="2020-04-19T20:30:00Z">
        <w:r w:rsidRPr="005A3B13">
          <w:rPr>
            <w:b w:val="0"/>
          </w:rPr>
          <w:t xml:space="preserve">The </w:t>
        </w:r>
        <w:proofErr w:type="gramStart"/>
        <w:r w:rsidRPr="005A3B13">
          <w:rPr>
            <w:b w:val="0"/>
          </w:rPr>
          <w:t>data-set</w:t>
        </w:r>
      </w:ins>
      <w:proofErr w:type="gramEnd"/>
      <w:ins w:id="620" w:author="Qi Cheng" w:date="2020-04-19T21:04:00Z">
        <w:r w:rsidR="002B00AC">
          <w:rPr>
            <w:b w:val="0"/>
          </w:rPr>
          <w:t xml:space="preserve"> </w:t>
        </w:r>
        <w:r w:rsidR="002B00AC" w:rsidRPr="005A3B13">
          <w:t>[3]</w:t>
        </w:r>
      </w:ins>
      <w:ins w:id="621" w:author="Qi Cheng" w:date="2020-04-19T20:30:00Z">
        <w:r w:rsidRPr="005A3B13">
          <w:rPr>
            <w:b w:val="0"/>
          </w:rPr>
          <w:t xml:space="preserve"> contains</w:t>
        </w:r>
      </w:ins>
      <w:ins w:id="622" w:author="Qi Cheng" w:date="2020-04-19T20:31:00Z">
        <w:r>
          <w:rPr>
            <w:b w:val="0"/>
          </w:rPr>
          <w:t xml:space="preserve"> the summary of </w:t>
        </w:r>
      </w:ins>
      <w:ins w:id="623" w:author="Qi Cheng" w:date="2020-04-19T20:37:00Z">
        <w:r>
          <w:rPr>
            <w:b w:val="0"/>
          </w:rPr>
          <w:t>necessary</w:t>
        </w:r>
      </w:ins>
      <w:ins w:id="624" w:author="Qi Cheng" w:date="2020-04-19T20:31:00Z">
        <w:r>
          <w:rPr>
            <w:b w:val="0"/>
          </w:rPr>
          <w:t xml:space="preserve"> player information of an MVP </w:t>
        </w:r>
      </w:ins>
      <w:ins w:id="625" w:author="Qi Cheng" w:date="2020-04-19T20:32:00Z">
        <w:r>
          <w:rPr>
            <w:b w:val="0"/>
          </w:rPr>
          <w:t>award winner</w:t>
        </w:r>
      </w:ins>
      <w:ins w:id="626" w:author="Qi Cheng" w:date="2020-04-19T20:31:00Z">
        <w:r>
          <w:rPr>
            <w:b w:val="0"/>
          </w:rPr>
          <w:t xml:space="preserve"> from</w:t>
        </w:r>
      </w:ins>
      <w:ins w:id="627" w:author="Qi Cheng" w:date="2020-04-19T20:32:00Z">
        <w:r>
          <w:rPr>
            <w:b w:val="0"/>
          </w:rPr>
          <w:t xml:space="preserve"> 1956 to 2019 seasons. It </w:t>
        </w:r>
        <w:r w:rsidRPr="005A3B13">
          <w:rPr>
            <w:b w:val="0"/>
          </w:rPr>
          <w:t xml:space="preserve">contains </w:t>
        </w:r>
      </w:ins>
      <w:ins w:id="628" w:author="Qi Cheng" w:date="2020-04-19T20:33:00Z">
        <w:r>
          <w:rPr>
            <w:b w:val="0"/>
          </w:rPr>
          <w:t>9</w:t>
        </w:r>
      </w:ins>
      <w:ins w:id="629" w:author="Qi Cheng" w:date="2020-04-19T20:32:00Z">
        <w:r w:rsidRPr="005A3B13">
          <w:rPr>
            <w:b w:val="0"/>
          </w:rPr>
          <w:t xml:space="preserve"> variables and over </w:t>
        </w:r>
      </w:ins>
      <w:ins w:id="630" w:author="Qi Cheng" w:date="2020-04-19T20:33:00Z">
        <w:r>
          <w:rPr>
            <w:b w:val="0"/>
          </w:rPr>
          <w:t>64</w:t>
        </w:r>
      </w:ins>
      <w:ins w:id="631" w:author="Qi Cheng" w:date="2020-04-19T20:32:00Z">
        <w:r w:rsidRPr="005A3B13">
          <w:rPr>
            <w:b w:val="0"/>
          </w:rPr>
          <w:t xml:space="preserve"> observations.</w:t>
        </w:r>
      </w:ins>
      <w:ins w:id="632" w:author="Qi Cheng" w:date="2020-04-19T20:38:00Z">
        <w:r>
          <w:rPr>
            <w:b w:val="0"/>
          </w:rPr>
          <w:t xml:space="preserve"> </w:t>
        </w:r>
        <w:r w:rsidRPr="005A3B13">
          <w:rPr>
            <w:b w:val="0"/>
          </w:rPr>
          <w:t>The variables in the data set are shown below with the appropriate roles and levels:</w:t>
        </w:r>
      </w:ins>
    </w:p>
    <w:p w14:paraId="290CBD9F" w14:textId="77777777" w:rsidR="00194C46" w:rsidRPr="00DB4391" w:rsidRDefault="00194C46">
      <w:pPr>
        <w:jc w:val="both"/>
        <w:pPrChange w:id="633" w:author="Qi Cheng" w:date="2020-04-19T20:33:00Z">
          <w:pPr>
            <w:pStyle w:val="Heading2"/>
          </w:pPr>
        </w:pPrChange>
      </w:pPr>
    </w:p>
    <w:tbl>
      <w:tblPr>
        <w:tblStyle w:val="PlainTable2"/>
        <w:tblW w:w="5000" w:type="pct"/>
        <w:tblLook w:val="04A0" w:firstRow="1" w:lastRow="0" w:firstColumn="1" w:lastColumn="0" w:noHBand="0" w:noVBand="1"/>
      </w:tblPr>
      <w:tblGrid>
        <w:gridCol w:w="1514"/>
        <w:gridCol w:w="1860"/>
        <w:gridCol w:w="1675"/>
        <w:gridCol w:w="4887"/>
      </w:tblGrid>
      <w:tr w:rsidR="00386D61" w:rsidRPr="00B351B5" w14:paraId="4C130571" w14:textId="77777777" w:rsidTr="00E46B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619532E7" w14:textId="77777777" w:rsidR="00386D61" w:rsidRPr="00194C46" w:rsidRDefault="00386D61" w:rsidP="005F7A3D">
            <w:pPr>
              <w:spacing w:before="120" w:after="120"/>
              <w:rPr>
                <w:rFonts w:ascii="Calibri" w:eastAsia="Times New Roman" w:hAnsi="Calibri" w:cs="Calibri"/>
                <w:b/>
                <w:bCs w:val="0"/>
                <w:color w:val="000000"/>
                <w:szCs w:val="28"/>
                <w:lang w:eastAsia="zh-CN"/>
                <w:rPrChange w:id="634" w:author="Qi Cheng" w:date="2020-04-19T20:37:00Z">
                  <w:rPr>
                    <w:rFonts w:ascii="Calibri" w:eastAsia="Times New Roman" w:hAnsi="Calibri" w:cs="Calibri"/>
                    <w:b/>
                    <w:bCs w:val="0"/>
                    <w:color w:val="000000"/>
                    <w:sz w:val="22"/>
                    <w:lang w:eastAsia="zh-CN"/>
                  </w:rPr>
                </w:rPrChange>
              </w:rPr>
            </w:pPr>
            <w:r w:rsidRPr="00194C46">
              <w:rPr>
                <w:rFonts w:ascii="Calibri" w:eastAsia="Times New Roman" w:hAnsi="Calibri" w:cs="Calibri"/>
                <w:color w:val="000000"/>
                <w:szCs w:val="28"/>
                <w:lang w:eastAsia="zh-CN"/>
                <w:rPrChange w:id="635" w:author="Qi Cheng" w:date="2020-04-19T20:37:00Z">
                  <w:rPr>
                    <w:rFonts w:ascii="Calibri" w:eastAsia="Times New Roman" w:hAnsi="Calibri" w:cs="Calibri"/>
                    <w:color w:val="000000"/>
                    <w:sz w:val="22"/>
                    <w:lang w:eastAsia="zh-CN"/>
                  </w:rPr>
                </w:rPrChange>
              </w:rPr>
              <w:t>Name</w:t>
            </w:r>
          </w:p>
        </w:tc>
        <w:tc>
          <w:tcPr>
            <w:tcW w:w="936" w:type="pct"/>
            <w:noWrap/>
            <w:hideMark/>
          </w:tcPr>
          <w:p w14:paraId="33CEADF9" w14:textId="77777777" w:rsidR="00386D61" w:rsidRPr="00194C46" w:rsidRDefault="00386D61" w:rsidP="005F7A3D">
            <w:pPr>
              <w:spacing w:before="120" w:after="12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val="0"/>
                <w:color w:val="000000"/>
                <w:szCs w:val="28"/>
                <w:lang w:eastAsia="zh-CN"/>
                <w:rPrChange w:id="636" w:author="Qi Cheng" w:date="2020-04-19T20:37:00Z">
                  <w:rPr>
                    <w:rFonts w:ascii="Calibri" w:eastAsia="Times New Roman" w:hAnsi="Calibri" w:cs="Calibri"/>
                    <w:b/>
                    <w:bCs w:val="0"/>
                    <w:color w:val="000000"/>
                    <w:sz w:val="22"/>
                    <w:lang w:eastAsia="zh-CN"/>
                  </w:rPr>
                </w:rPrChange>
              </w:rPr>
            </w:pPr>
            <w:r w:rsidRPr="00194C46">
              <w:rPr>
                <w:rFonts w:ascii="Calibri" w:eastAsia="Times New Roman" w:hAnsi="Calibri" w:cs="Calibri"/>
                <w:color w:val="000000"/>
                <w:szCs w:val="28"/>
                <w:lang w:eastAsia="zh-CN"/>
                <w:rPrChange w:id="637" w:author="Qi Cheng" w:date="2020-04-19T20:37:00Z">
                  <w:rPr>
                    <w:rFonts w:ascii="Calibri" w:eastAsia="Times New Roman" w:hAnsi="Calibri" w:cs="Calibri"/>
                    <w:color w:val="000000"/>
                    <w:sz w:val="22"/>
                    <w:lang w:eastAsia="zh-CN"/>
                  </w:rPr>
                </w:rPrChange>
              </w:rPr>
              <w:t>Model Role</w:t>
            </w:r>
          </w:p>
        </w:tc>
        <w:tc>
          <w:tcPr>
            <w:tcW w:w="843" w:type="pct"/>
            <w:noWrap/>
            <w:hideMark/>
          </w:tcPr>
          <w:p w14:paraId="1AF4EC12" w14:textId="77777777" w:rsidR="00386D61" w:rsidRPr="00194C46" w:rsidRDefault="00386D61" w:rsidP="005F7A3D">
            <w:pPr>
              <w:spacing w:before="120" w:after="12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val="0"/>
                <w:color w:val="000000"/>
                <w:szCs w:val="28"/>
                <w:lang w:eastAsia="zh-CN"/>
                <w:rPrChange w:id="638" w:author="Qi Cheng" w:date="2020-04-19T20:37:00Z">
                  <w:rPr>
                    <w:rFonts w:ascii="Calibri" w:eastAsia="Times New Roman" w:hAnsi="Calibri" w:cs="Calibri"/>
                    <w:b/>
                    <w:bCs w:val="0"/>
                    <w:color w:val="000000"/>
                    <w:sz w:val="22"/>
                    <w:lang w:eastAsia="zh-CN"/>
                  </w:rPr>
                </w:rPrChange>
              </w:rPr>
            </w:pPr>
            <w:r w:rsidRPr="00194C46">
              <w:rPr>
                <w:rFonts w:ascii="Calibri" w:eastAsia="Times New Roman" w:hAnsi="Calibri" w:cs="Calibri"/>
                <w:color w:val="000000"/>
                <w:szCs w:val="28"/>
                <w:lang w:eastAsia="zh-CN"/>
                <w:rPrChange w:id="639" w:author="Qi Cheng" w:date="2020-04-19T20:37:00Z">
                  <w:rPr>
                    <w:rFonts w:ascii="Calibri" w:eastAsia="Times New Roman" w:hAnsi="Calibri" w:cs="Calibri"/>
                    <w:color w:val="000000"/>
                    <w:sz w:val="22"/>
                    <w:lang w:eastAsia="zh-CN"/>
                  </w:rPr>
                </w:rPrChange>
              </w:rPr>
              <w:t>Data Type</w:t>
            </w:r>
          </w:p>
        </w:tc>
        <w:tc>
          <w:tcPr>
            <w:tcW w:w="2459" w:type="pct"/>
            <w:noWrap/>
            <w:hideMark/>
          </w:tcPr>
          <w:p w14:paraId="4111345F" w14:textId="77777777" w:rsidR="00386D61" w:rsidRPr="00194C46" w:rsidRDefault="00386D61" w:rsidP="005F7A3D">
            <w:pPr>
              <w:spacing w:before="120" w:after="12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val="0"/>
                <w:color w:val="000000"/>
                <w:szCs w:val="28"/>
                <w:lang w:eastAsia="zh-CN"/>
                <w:rPrChange w:id="640" w:author="Qi Cheng" w:date="2020-04-19T20:37:00Z">
                  <w:rPr>
                    <w:rFonts w:ascii="Calibri" w:eastAsia="Times New Roman" w:hAnsi="Calibri" w:cs="Calibri"/>
                    <w:b/>
                    <w:bCs w:val="0"/>
                    <w:color w:val="000000"/>
                    <w:sz w:val="22"/>
                    <w:lang w:eastAsia="zh-CN"/>
                  </w:rPr>
                </w:rPrChange>
              </w:rPr>
            </w:pPr>
            <w:r w:rsidRPr="00194C46">
              <w:rPr>
                <w:rFonts w:ascii="Calibri" w:eastAsia="Times New Roman" w:hAnsi="Calibri" w:cs="Calibri"/>
                <w:color w:val="000000"/>
                <w:szCs w:val="28"/>
                <w:lang w:eastAsia="zh-CN"/>
                <w:rPrChange w:id="641" w:author="Qi Cheng" w:date="2020-04-19T20:37:00Z">
                  <w:rPr>
                    <w:rFonts w:ascii="Calibri" w:eastAsia="Times New Roman" w:hAnsi="Calibri" w:cs="Calibri"/>
                    <w:color w:val="000000"/>
                    <w:sz w:val="22"/>
                    <w:lang w:eastAsia="zh-CN"/>
                  </w:rPr>
                </w:rPrChange>
              </w:rPr>
              <w:t>Description</w:t>
            </w:r>
          </w:p>
        </w:tc>
      </w:tr>
      <w:tr w:rsidR="00386D61" w:rsidRPr="00B351B5" w14:paraId="3931BC88" w14:textId="77777777" w:rsidTr="00E46B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75D7B1E4" w14:textId="641AAC95" w:rsidR="00386D61" w:rsidRPr="00194C46" w:rsidRDefault="00386D61" w:rsidP="00FC5EF3">
            <w:pPr>
              <w:rPr>
                <w:rFonts w:ascii="Calibri" w:eastAsia="Times New Roman" w:hAnsi="Calibri" w:cs="Calibri"/>
                <w:color w:val="000000"/>
                <w:szCs w:val="28"/>
                <w:lang w:eastAsia="zh-CN"/>
                <w:rPrChange w:id="642"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643" w:author="Qi Cheng" w:date="2020-04-19T20:37:00Z">
                  <w:rPr>
                    <w:rFonts w:ascii="Calibri" w:eastAsia="Times New Roman" w:hAnsi="Calibri" w:cs="Calibri"/>
                    <w:color w:val="000000"/>
                    <w:sz w:val="22"/>
                    <w:lang w:eastAsia="zh-CN"/>
                  </w:rPr>
                </w:rPrChange>
              </w:rPr>
              <w:t>YEAR</w:t>
            </w:r>
          </w:p>
        </w:tc>
        <w:tc>
          <w:tcPr>
            <w:tcW w:w="936" w:type="pct"/>
            <w:noWrap/>
            <w:hideMark/>
          </w:tcPr>
          <w:p w14:paraId="6ED07568" w14:textId="77777777" w:rsidR="00386D61" w:rsidRPr="00194C46" w:rsidRDefault="00386D61" w:rsidP="00FC5EF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644"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645"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4E35011B" w14:textId="77777777" w:rsidR="00386D61" w:rsidRPr="00194C46" w:rsidRDefault="00386D61" w:rsidP="00FC5EF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646"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647" w:author="Qi Cheng" w:date="2020-04-19T20:37:00Z">
                  <w:rPr>
                    <w:rFonts w:ascii="Calibri" w:eastAsia="Times New Roman" w:hAnsi="Calibri" w:cs="Calibri"/>
                    <w:b w:val="0"/>
                    <w:color w:val="000000"/>
                    <w:sz w:val="22"/>
                    <w:lang w:eastAsia="zh-CN"/>
                  </w:rPr>
                </w:rPrChange>
              </w:rPr>
              <w:t>Categoric</w:t>
            </w:r>
          </w:p>
        </w:tc>
        <w:tc>
          <w:tcPr>
            <w:tcW w:w="2459" w:type="pct"/>
            <w:noWrap/>
            <w:hideMark/>
          </w:tcPr>
          <w:p w14:paraId="6278390E" w14:textId="77777777" w:rsidR="00386D61" w:rsidRPr="00194C46" w:rsidRDefault="00386D61" w:rsidP="00FC5EF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648"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649" w:author="Qi Cheng" w:date="2020-04-19T20:37:00Z">
                  <w:rPr>
                    <w:rFonts w:ascii="Calibri" w:eastAsia="Times New Roman" w:hAnsi="Calibri" w:cs="Calibri"/>
                    <w:b w:val="0"/>
                    <w:color w:val="000000"/>
                    <w:sz w:val="22"/>
                    <w:lang w:eastAsia="zh-CN"/>
                  </w:rPr>
                </w:rPrChange>
              </w:rPr>
              <w:t>Season</w:t>
            </w:r>
          </w:p>
        </w:tc>
      </w:tr>
      <w:tr w:rsidR="00386D61" w:rsidRPr="00B351B5" w14:paraId="5D9656AF" w14:textId="77777777" w:rsidTr="00E46B46">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441A7D34" w14:textId="2AB2989A" w:rsidR="00386D61" w:rsidRPr="00194C46" w:rsidRDefault="00386D61" w:rsidP="00FC5EF3">
            <w:pPr>
              <w:rPr>
                <w:rFonts w:ascii="Calibri" w:eastAsia="Times New Roman" w:hAnsi="Calibri" w:cs="Calibri"/>
                <w:color w:val="000000"/>
                <w:szCs w:val="28"/>
                <w:lang w:eastAsia="zh-CN"/>
                <w:rPrChange w:id="650"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651" w:author="Qi Cheng" w:date="2020-04-19T20:37:00Z">
                  <w:rPr>
                    <w:rFonts w:ascii="Calibri" w:eastAsia="Times New Roman" w:hAnsi="Calibri" w:cs="Calibri"/>
                    <w:color w:val="000000"/>
                    <w:sz w:val="22"/>
                    <w:lang w:eastAsia="zh-CN"/>
                  </w:rPr>
                </w:rPrChange>
              </w:rPr>
              <w:t>PLAYER</w:t>
            </w:r>
          </w:p>
        </w:tc>
        <w:tc>
          <w:tcPr>
            <w:tcW w:w="936" w:type="pct"/>
            <w:noWrap/>
            <w:hideMark/>
          </w:tcPr>
          <w:p w14:paraId="47421EE3" w14:textId="77777777" w:rsidR="00386D61" w:rsidRPr="00194C46" w:rsidRDefault="00386D61" w:rsidP="00FC5EF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652"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653"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4EA7D2FD" w14:textId="77777777" w:rsidR="00386D61" w:rsidRPr="00194C46" w:rsidRDefault="00386D61" w:rsidP="00FC5EF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654"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655" w:author="Qi Cheng" w:date="2020-04-19T20:37:00Z">
                  <w:rPr>
                    <w:rFonts w:ascii="Calibri" w:eastAsia="Times New Roman" w:hAnsi="Calibri" w:cs="Calibri"/>
                    <w:b w:val="0"/>
                    <w:color w:val="000000"/>
                    <w:sz w:val="22"/>
                    <w:lang w:eastAsia="zh-CN"/>
                  </w:rPr>
                </w:rPrChange>
              </w:rPr>
              <w:t>Categoric</w:t>
            </w:r>
          </w:p>
        </w:tc>
        <w:tc>
          <w:tcPr>
            <w:tcW w:w="2459" w:type="pct"/>
            <w:noWrap/>
            <w:hideMark/>
          </w:tcPr>
          <w:p w14:paraId="17561CAA" w14:textId="77777777" w:rsidR="00386D61" w:rsidRPr="00194C46" w:rsidRDefault="00386D61" w:rsidP="00FC5EF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656"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657" w:author="Qi Cheng" w:date="2020-04-19T20:37:00Z">
                  <w:rPr>
                    <w:rFonts w:ascii="Calibri" w:eastAsia="Times New Roman" w:hAnsi="Calibri" w:cs="Calibri"/>
                    <w:b w:val="0"/>
                    <w:color w:val="000000"/>
                    <w:sz w:val="22"/>
                    <w:lang w:eastAsia="zh-CN"/>
                  </w:rPr>
                </w:rPrChange>
              </w:rPr>
              <w:t>Player Name</w:t>
            </w:r>
          </w:p>
        </w:tc>
      </w:tr>
      <w:tr w:rsidR="00386D61" w:rsidRPr="00B351B5" w14:paraId="1E91087F" w14:textId="77777777" w:rsidTr="00E46B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6B8868DD" w14:textId="3991FC7B" w:rsidR="00386D61" w:rsidRPr="00194C46" w:rsidRDefault="00386D61" w:rsidP="00FC5EF3">
            <w:pPr>
              <w:rPr>
                <w:rFonts w:ascii="Calibri" w:eastAsia="Times New Roman" w:hAnsi="Calibri" w:cs="Calibri"/>
                <w:color w:val="000000"/>
                <w:szCs w:val="28"/>
                <w:lang w:eastAsia="zh-CN"/>
                <w:rPrChange w:id="658"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659" w:author="Qi Cheng" w:date="2020-04-19T20:37:00Z">
                  <w:rPr>
                    <w:rFonts w:ascii="Calibri" w:eastAsia="Times New Roman" w:hAnsi="Calibri" w:cs="Calibri"/>
                    <w:color w:val="000000"/>
                    <w:sz w:val="22"/>
                    <w:lang w:eastAsia="zh-CN"/>
                  </w:rPr>
                </w:rPrChange>
              </w:rPr>
              <w:t>POS</w:t>
            </w:r>
          </w:p>
        </w:tc>
        <w:tc>
          <w:tcPr>
            <w:tcW w:w="936" w:type="pct"/>
            <w:noWrap/>
            <w:hideMark/>
          </w:tcPr>
          <w:p w14:paraId="6B2BD8B3" w14:textId="77777777" w:rsidR="00386D61" w:rsidRPr="00194C46" w:rsidRDefault="00386D61" w:rsidP="00FC5EF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660"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661"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0C2532F5" w14:textId="77777777" w:rsidR="00386D61" w:rsidRPr="00194C46" w:rsidRDefault="00386D61" w:rsidP="00FC5EF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662"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663" w:author="Qi Cheng" w:date="2020-04-19T20:37:00Z">
                  <w:rPr>
                    <w:rFonts w:ascii="Calibri" w:eastAsia="Times New Roman" w:hAnsi="Calibri" w:cs="Calibri"/>
                    <w:b w:val="0"/>
                    <w:color w:val="000000"/>
                    <w:sz w:val="22"/>
                    <w:lang w:eastAsia="zh-CN"/>
                  </w:rPr>
                </w:rPrChange>
              </w:rPr>
              <w:t>Categoric</w:t>
            </w:r>
          </w:p>
        </w:tc>
        <w:tc>
          <w:tcPr>
            <w:tcW w:w="2459" w:type="pct"/>
            <w:noWrap/>
            <w:hideMark/>
          </w:tcPr>
          <w:p w14:paraId="0A209216" w14:textId="77777777" w:rsidR="00386D61" w:rsidRPr="00194C46" w:rsidRDefault="00386D61" w:rsidP="00FC5EF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664"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665" w:author="Qi Cheng" w:date="2020-04-19T20:37:00Z">
                  <w:rPr>
                    <w:rFonts w:ascii="Calibri" w:eastAsia="Times New Roman" w:hAnsi="Calibri" w:cs="Calibri"/>
                    <w:b w:val="0"/>
                    <w:color w:val="000000"/>
                    <w:sz w:val="22"/>
                    <w:lang w:eastAsia="zh-CN"/>
                  </w:rPr>
                </w:rPrChange>
              </w:rPr>
              <w:t>Position</w:t>
            </w:r>
          </w:p>
        </w:tc>
      </w:tr>
      <w:tr w:rsidR="00386D61" w:rsidRPr="00B351B5" w14:paraId="71E2476E" w14:textId="77777777" w:rsidTr="00E46B46">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4AF8BE6C" w14:textId="2B38A2CA" w:rsidR="00386D61" w:rsidRPr="00194C46" w:rsidRDefault="00386D61" w:rsidP="00FC5EF3">
            <w:pPr>
              <w:rPr>
                <w:rFonts w:ascii="Calibri" w:eastAsia="Times New Roman" w:hAnsi="Calibri" w:cs="Calibri"/>
                <w:color w:val="000000"/>
                <w:szCs w:val="28"/>
                <w:lang w:eastAsia="zh-CN"/>
                <w:rPrChange w:id="666"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667" w:author="Qi Cheng" w:date="2020-04-19T20:37:00Z">
                  <w:rPr>
                    <w:rFonts w:ascii="Calibri" w:eastAsia="Times New Roman" w:hAnsi="Calibri" w:cs="Calibri"/>
                    <w:color w:val="000000"/>
                    <w:sz w:val="22"/>
                    <w:lang w:eastAsia="zh-CN"/>
                  </w:rPr>
                </w:rPrChange>
              </w:rPr>
              <w:t>TEAM</w:t>
            </w:r>
          </w:p>
        </w:tc>
        <w:tc>
          <w:tcPr>
            <w:tcW w:w="936" w:type="pct"/>
            <w:noWrap/>
            <w:hideMark/>
          </w:tcPr>
          <w:p w14:paraId="43AE0076" w14:textId="77777777" w:rsidR="00386D61" w:rsidRPr="00194C46" w:rsidRDefault="00386D61" w:rsidP="00FC5EF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668"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669"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055496CC" w14:textId="77777777" w:rsidR="00386D61" w:rsidRPr="00194C46" w:rsidRDefault="00386D61" w:rsidP="00FC5EF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670"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671" w:author="Qi Cheng" w:date="2020-04-19T20:37:00Z">
                  <w:rPr>
                    <w:rFonts w:ascii="Calibri" w:eastAsia="Times New Roman" w:hAnsi="Calibri" w:cs="Calibri"/>
                    <w:b w:val="0"/>
                    <w:color w:val="000000"/>
                    <w:sz w:val="22"/>
                    <w:lang w:eastAsia="zh-CN"/>
                  </w:rPr>
                </w:rPrChange>
              </w:rPr>
              <w:t>Categoric</w:t>
            </w:r>
          </w:p>
        </w:tc>
        <w:tc>
          <w:tcPr>
            <w:tcW w:w="2459" w:type="pct"/>
            <w:noWrap/>
            <w:hideMark/>
          </w:tcPr>
          <w:p w14:paraId="1929C11D" w14:textId="77777777" w:rsidR="00386D61" w:rsidRPr="00194C46" w:rsidRDefault="00386D61" w:rsidP="00FC5EF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672"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673" w:author="Qi Cheng" w:date="2020-04-19T20:37:00Z">
                  <w:rPr>
                    <w:rFonts w:ascii="Calibri" w:eastAsia="Times New Roman" w:hAnsi="Calibri" w:cs="Calibri"/>
                    <w:b w:val="0"/>
                    <w:color w:val="000000"/>
                    <w:sz w:val="22"/>
                    <w:lang w:eastAsia="zh-CN"/>
                  </w:rPr>
                </w:rPrChange>
              </w:rPr>
              <w:t>Team</w:t>
            </w:r>
          </w:p>
        </w:tc>
      </w:tr>
      <w:tr w:rsidR="00386D61" w:rsidRPr="00B351B5" w14:paraId="57123CDF" w14:textId="77777777" w:rsidTr="00E46B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10DB3542" w14:textId="7DAFCE46" w:rsidR="00386D61" w:rsidRPr="00194C46" w:rsidRDefault="00386D61" w:rsidP="00FC5EF3">
            <w:pPr>
              <w:rPr>
                <w:rFonts w:ascii="Calibri" w:eastAsia="Times New Roman" w:hAnsi="Calibri" w:cs="Calibri"/>
                <w:color w:val="000000"/>
                <w:szCs w:val="28"/>
                <w:lang w:eastAsia="zh-CN"/>
                <w:rPrChange w:id="674"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675" w:author="Qi Cheng" w:date="2020-04-19T20:37:00Z">
                  <w:rPr>
                    <w:rFonts w:ascii="Calibri" w:eastAsia="Times New Roman" w:hAnsi="Calibri" w:cs="Calibri"/>
                    <w:color w:val="000000"/>
                    <w:sz w:val="22"/>
                    <w:lang w:eastAsia="zh-CN"/>
                  </w:rPr>
                </w:rPrChange>
              </w:rPr>
              <w:t>FG%</w:t>
            </w:r>
          </w:p>
        </w:tc>
        <w:tc>
          <w:tcPr>
            <w:tcW w:w="936" w:type="pct"/>
            <w:noWrap/>
            <w:hideMark/>
          </w:tcPr>
          <w:p w14:paraId="4496E6D7" w14:textId="77777777" w:rsidR="00386D61" w:rsidRPr="00194C46" w:rsidRDefault="00386D61" w:rsidP="00FC5EF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676"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677"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6C2292FB" w14:textId="77777777" w:rsidR="00386D61" w:rsidRPr="00194C46" w:rsidRDefault="00386D61" w:rsidP="00FC5EF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678"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679"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056D8EF7" w14:textId="57C3CD99" w:rsidR="00386D61" w:rsidRPr="00194C46" w:rsidRDefault="00386D61" w:rsidP="00FC5EF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680"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681" w:author="Qi Cheng" w:date="2020-04-19T20:37:00Z">
                  <w:rPr>
                    <w:rFonts w:ascii="Calibri" w:eastAsia="Times New Roman" w:hAnsi="Calibri" w:cs="Calibri"/>
                    <w:b w:val="0"/>
                    <w:color w:val="000000"/>
                    <w:sz w:val="22"/>
                    <w:lang w:eastAsia="zh-CN"/>
                  </w:rPr>
                </w:rPrChange>
              </w:rPr>
              <w:t>Field Goal Percentage</w:t>
            </w:r>
          </w:p>
        </w:tc>
      </w:tr>
      <w:tr w:rsidR="00386D61" w:rsidRPr="00B351B5" w14:paraId="203AAB3B" w14:textId="77777777" w:rsidTr="00E46B46">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71B6181E" w14:textId="13E602BA" w:rsidR="00386D61" w:rsidRPr="00194C46" w:rsidRDefault="00386D61" w:rsidP="00FC5EF3">
            <w:pPr>
              <w:rPr>
                <w:rFonts w:ascii="Calibri" w:eastAsia="Times New Roman" w:hAnsi="Calibri" w:cs="Calibri"/>
                <w:color w:val="000000"/>
                <w:szCs w:val="28"/>
                <w:lang w:eastAsia="zh-CN"/>
                <w:rPrChange w:id="682"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683" w:author="Qi Cheng" w:date="2020-04-19T20:37:00Z">
                  <w:rPr>
                    <w:rFonts w:ascii="Calibri" w:eastAsia="Times New Roman" w:hAnsi="Calibri" w:cs="Calibri"/>
                    <w:color w:val="000000"/>
                    <w:sz w:val="22"/>
                    <w:lang w:eastAsia="zh-CN"/>
                  </w:rPr>
                </w:rPrChange>
              </w:rPr>
              <w:t>PPG</w:t>
            </w:r>
          </w:p>
        </w:tc>
        <w:tc>
          <w:tcPr>
            <w:tcW w:w="936" w:type="pct"/>
            <w:noWrap/>
            <w:hideMark/>
          </w:tcPr>
          <w:p w14:paraId="71C82052" w14:textId="77777777" w:rsidR="00386D61" w:rsidRPr="00194C46" w:rsidRDefault="00386D61" w:rsidP="00FC5EF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684"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685"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258CD982" w14:textId="77777777" w:rsidR="00386D61" w:rsidRPr="00194C46" w:rsidRDefault="00386D61" w:rsidP="00FC5EF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686"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687"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27812379" w14:textId="0F09DB61" w:rsidR="00386D61" w:rsidRPr="00194C46" w:rsidRDefault="00386D61" w:rsidP="00FC5EF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688"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689" w:author="Qi Cheng" w:date="2020-04-19T20:37:00Z">
                  <w:rPr>
                    <w:rFonts w:ascii="Calibri" w:eastAsia="Times New Roman" w:hAnsi="Calibri" w:cs="Calibri"/>
                    <w:b w:val="0"/>
                    <w:color w:val="000000"/>
                    <w:sz w:val="22"/>
                    <w:lang w:eastAsia="zh-CN"/>
                  </w:rPr>
                </w:rPrChange>
              </w:rPr>
              <w:t>Point Per Game</w:t>
            </w:r>
          </w:p>
        </w:tc>
      </w:tr>
      <w:tr w:rsidR="00386D61" w:rsidRPr="00B351B5" w14:paraId="1150E677" w14:textId="77777777" w:rsidTr="00E46B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05C7BAD9" w14:textId="7F2A8B84" w:rsidR="00386D61" w:rsidRPr="00194C46" w:rsidRDefault="00386D61" w:rsidP="00FC5EF3">
            <w:pPr>
              <w:rPr>
                <w:rFonts w:ascii="Calibri" w:eastAsia="Times New Roman" w:hAnsi="Calibri" w:cs="Calibri"/>
                <w:color w:val="000000"/>
                <w:szCs w:val="28"/>
                <w:lang w:eastAsia="zh-CN"/>
                <w:rPrChange w:id="690"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691" w:author="Qi Cheng" w:date="2020-04-19T20:37:00Z">
                  <w:rPr>
                    <w:rFonts w:ascii="Calibri" w:eastAsia="Times New Roman" w:hAnsi="Calibri" w:cs="Calibri"/>
                    <w:color w:val="000000"/>
                    <w:sz w:val="22"/>
                    <w:lang w:eastAsia="zh-CN"/>
                  </w:rPr>
                </w:rPrChange>
              </w:rPr>
              <w:t>RPG</w:t>
            </w:r>
          </w:p>
        </w:tc>
        <w:tc>
          <w:tcPr>
            <w:tcW w:w="936" w:type="pct"/>
            <w:noWrap/>
            <w:hideMark/>
          </w:tcPr>
          <w:p w14:paraId="5A57C416" w14:textId="77777777" w:rsidR="00386D61" w:rsidRPr="00194C46" w:rsidRDefault="00386D61" w:rsidP="00FC5EF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692"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693"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740A751A" w14:textId="77777777" w:rsidR="00386D61" w:rsidRPr="00194C46" w:rsidRDefault="00386D61" w:rsidP="00FC5EF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694"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695"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503B62FA" w14:textId="0831E079" w:rsidR="00386D61" w:rsidRPr="00194C46" w:rsidRDefault="00386D61" w:rsidP="00FC5EF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696"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697" w:author="Qi Cheng" w:date="2020-04-19T20:37:00Z">
                  <w:rPr>
                    <w:rFonts w:ascii="Calibri" w:eastAsia="Times New Roman" w:hAnsi="Calibri" w:cs="Calibri"/>
                    <w:b w:val="0"/>
                    <w:color w:val="000000"/>
                    <w:sz w:val="22"/>
                    <w:lang w:eastAsia="zh-CN"/>
                  </w:rPr>
                </w:rPrChange>
              </w:rPr>
              <w:t>Rebound Per Game</w:t>
            </w:r>
          </w:p>
        </w:tc>
      </w:tr>
      <w:tr w:rsidR="00386D61" w:rsidRPr="00B351B5" w14:paraId="6318ACB3" w14:textId="77777777" w:rsidTr="00E46B46">
        <w:trPr>
          <w:trHeight w:val="300"/>
        </w:trPr>
        <w:tc>
          <w:tcPr>
            <w:cnfStyle w:val="001000000000" w:firstRow="0" w:lastRow="0" w:firstColumn="1" w:lastColumn="0" w:oddVBand="0" w:evenVBand="0" w:oddHBand="0" w:evenHBand="0" w:firstRowFirstColumn="0" w:firstRowLastColumn="0" w:lastRowFirstColumn="0" w:lastRowLastColumn="0"/>
            <w:tcW w:w="762" w:type="pct"/>
            <w:noWrap/>
            <w:hideMark/>
          </w:tcPr>
          <w:p w14:paraId="67A62E4E" w14:textId="111AF798" w:rsidR="00386D61" w:rsidRPr="00194C46" w:rsidRDefault="00386D61" w:rsidP="00FC5EF3">
            <w:pPr>
              <w:rPr>
                <w:rFonts w:ascii="Calibri" w:eastAsia="Times New Roman" w:hAnsi="Calibri" w:cs="Calibri"/>
                <w:color w:val="000000"/>
                <w:szCs w:val="28"/>
                <w:lang w:eastAsia="zh-CN"/>
                <w:rPrChange w:id="698"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699" w:author="Qi Cheng" w:date="2020-04-19T20:37:00Z">
                  <w:rPr>
                    <w:rFonts w:ascii="Calibri" w:eastAsia="Times New Roman" w:hAnsi="Calibri" w:cs="Calibri"/>
                    <w:color w:val="000000"/>
                    <w:sz w:val="22"/>
                    <w:lang w:eastAsia="zh-CN"/>
                  </w:rPr>
                </w:rPrChange>
              </w:rPr>
              <w:t>APG</w:t>
            </w:r>
          </w:p>
        </w:tc>
        <w:tc>
          <w:tcPr>
            <w:tcW w:w="936" w:type="pct"/>
            <w:noWrap/>
            <w:hideMark/>
          </w:tcPr>
          <w:p w14:paraId="6D4B66B0" w14:textId="77777777" w:rsidR="00386D61" w:rsidRPr="00194C46" w:rsidRDefault="00386D61" w:rsidP="00FC5EF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700"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701" w:author="Qi Cheng" w:date="2020-04-19T20:37:00Z">
                  <w:rPr>
                    <w:rFonts w:ascii="Calibri" w:eastAsia="Times New Roman" w:hAnsi="Calibri" w:cs="Calibri"/>
                    <w:b w:val="0"/>
                    <w:color w:val="000000"/>
                    <w:sz w:val="22"/>
                    <w:lang w:eastAsia="zh-CN"/>
                  </w:rPr>
                </w:rPrChange>
              </w:rPr>
              <w:t>Input</w:t>
            </w:r>
          </w:p>
        </w:tc>
        <w:tc>
          <w:tcPr>
            <w:tcW w:w="843" w:type="pct"/>
            <w:noWrap/>
            <w:hideMark/>
          </w:tcPr>
          <w:p w14:paraId="00AF4D8D" w14:textId="77777777" w:rsidR="00386D61" w:rsidRPr="00194C46" w:rsidRDefault="00386D61" w:rsidP="00FC5EF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702"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703" w:author="Qi Cheng" w:date="2020-04-19T20:37:00Z">
                  <w:rPr>
                    <w:rFonts w:ascii="Calibri" w:eastAsia="Times New Roman" w:hAnsi="Calibri" w:cs="Calibri"/>
                    <w:b w:val="0"/>
                    <w:color w:val="000000"/>
                    <w:sz w:val="22"/>
                    <w:lang w:eastAsia="zh-CN"/>
                  </w:rPr>
                </w:rPrChange>
              </w:rPr>
              <w:t>Numeric</w:t>
            </w:r>
          </w:p>
        </w:tc>
        <w:tc>
          <w:tcPr>
            <w:tcW w:w="2459" w:type="pct"/>
            <w:noWrap/>
            <w:hideMark/>
          </w:tcPr>
          <w:p w14:paraId="603EC501" w14:textId="7C7D3953" w:rsidR="00386D61" w:rsidRPr="00194C46" w:rsidRDefault="00386D61" w:rsidP="00FC5EF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val="0"/>
                <w:color w:val="000000"/>
                <w:szCs w:val="28"/>
                <w:lang w:eastAsia="zh-CN"/>
                <w:rPrChange w:id="704"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705" w:author="Qi Cheng" w:date="2020-04-19T20:37:00Z">
                  <w:rPr>
                    <w:rFonts w:ascii="Calibri" w:eastAsia="Times New Roman" w:hAnsi="Calibri" w:cs="Calibri"/>
                    <w:b w:val="0"/>
                    <w:color w:val="000000"/>
                    <w:sz w:val="22"/>
                    <w:lang w:eastAsia="zh-CN"/>
                  </w:rPr>
                </w:rPrChange>
              </w:rPr>
              <w:t>Assist Per Game</w:t>
            </w:r>
          </w:p>
        </w:tc>
      </w:tr>
      <w:tr w:rsidR="00386D61" w:rsidRPr="00B351B5" w14:paraId="52C79F1B" w14:textId="77777777" w:rsidTr="00E46B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2" w:type="pct"/>
            <w:noWrap/>
          </w:tcPr>
          <w:p w14:paraId="6F47B00F" w14:textId="7E66AF8D" w:rsidR="00386D61" w:rsidRPr="00194C46" w:rsidRDefault="00386D61" w:rsidP="00386D61">
            <w:pPr>
              <w:rPr>
                <w:rFonts w:ascii="Calibri" w:eastAsia="Times New Roman" w:hAnsi="Calibri" w:cs="Calibri"/>
                <w:color w:val="000000"/>
                <w:szCs w:val="28"/>
                <w:lang w:eastAsia="zh-CN"/>
                <w:rPrChange w:id="706" w:author="Qi Cheng" w:date="2020-04-19T20:37:00Z">
                  <w:rPr>
                    <w:rFonts w:ascii="Calibri" w:eastAsia="Times New Roman" w:hAnsi="Calibri" w:cs="Calibri"/>
                    <w:color w:val="000000"/>
                    <w:sz w:val="22"/>
                    <w:lang w:eastAsia="zh-CN"/>
                  </w:rPr>
                </w:rPrChange>
              </w:rPr>
            </w:pPr>
            <w:r w:rsidRPr="00194C46">
              <w:rPr>
                <w:rFonts w:ascii="Calibri" w:eastAsia="Times New Roman" w:hAnsi="Calibri" w:cs="Calibri"/>
                <w:color w:val="000000"/>
                <w:szCs w:val="28"/>
                <w:lang w:eastAsia="zh-CN"/>
                <w:rPrChange w:id="707" w:author="Qi Cheng" w:date="2020-04-19T20:37:00Z">
                  <w:rPr>
                    <w:rFonts w:ascii="Calibri" w:eastAsia="Times New Roman" w:hAnsi="Calibri" w:cs="Calibri"/>
                    <w:color w:val="000000"/>
                    <w:sz w:val="22"/>
                    <w:lang w:eastAsia="zh-CN"/>
                  </w:rPr>
                </w:rPrChange>
              </w:rPr>
              <w:t>BLKPGG</w:t>
            </w:r>
          </w:p>
        </w:tc>
        <w:tc>
          <w:tcPr>
            <w:tcW w:w="936" w:type="pct"/>
            <w:noWrap/>
          </w:tcPr>
          <w:p w14:paraId="2C3A1355" w14:textId="49A89B7D" w:rsidR="00386D61" w:rsidRPr="00194C46" w:rsidRDefault="00386D61" w:rsidP="00386D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708"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709" w:author="Qi Cheng" w:date="2020-04-19T20:37:00Z">
                  <w:rPr>
                    <w:rFonts w:ascii="Calibri" w:eastAsia="Times New Roman" w:hAnsi="Calibri" w:cs="Calibri"/>
                    <w:b w:val="0"/>
                    <w:color w:val="000000"/>
                    <w:sz w:val="22"/>
                    <w:lang w:eastAsia="zh-CN"/>
                  </w:rPr>
                </w:rPrChange>
              </w:rPr>
              <w:t>Input</w:t>
            </w:r>
          </w:p>
        </w:tc>
        <w:tc>
          <w:tcPr>
            <w:tcW w:w="843" w:type="pct"/>
            <w:noWrap/>
          </w:tcPr>
          <w:p w14:paraId="4B045C4D" w14:textId="6461E85E" w:rsidR="00386D61" w:rsidRPr="00194C46" w:rsidRDefault="00386D61" w:rsidP="00386D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710"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711" w:author="Qi Cheng" w:date="2020-04-19T20:37:00Z">
                  <w:rPr>
                    <w:rFonts w:ascii="Calibri" w:eastAsia="Times New Roman" w:hAnsi="Calibri" w:cs="Calibri"/>
                    <w:b w:val="0"/>
                    <w:color w:val="000000"/>
                    <w:sz w:val="22"/>
                    <w:lang w:eastAsia="zh-CN"/>
                  </w:rPr>
                </w:rPrChange>
              </w:rPr>
              <w:t>Numeric</w:t>
            </w:r>
          </w:p>
        </w:tc>
        <w:tc>
          <w:tcPr>
            <w:tcW w:w="2459" w:type="pct"/>
            <w:noWrap/>
          </w:tcPr>
          <w:p w14:paraId="0155C733" w14:textId="73B4F67D" w:rsidR="00386D61" w:rsidRPr="00194C46" w:rsidRDefault="00386D61" w:rsidP="00386D6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val="0"/>
                <w:color w:val="000000"/>
                <w:szCs w:val="28"/>
                <w:lang w:eastAsia="zh-CN"/>
                <w:rPrChange w:id="712" w:author="Qi Cheng" w:date="2020-04-19T20:37:00Z">
                  <w:rPr>
                    <w:rFonts w:ascii="Calibri" w:eastAsia="Times New Roman" w:hAnsi="Calibri" w:cs="Calibri"/>
                    <w:b w:val="0"/>
                    <w:color w:val="000000"/>
                    <w:sz w:val="22"/>
                    <w:lang w:eastAsia="zh-CN"/>
                  </w:rPr>
                </w:rPrChange>
              </w:rPr>
            </w:pPr>
            <w:r w:rsidRPr="00194C46">
              <w:rPr>
                <w:rFonts w:ascii="Calibri" w:eastAsia="Times New Roman" w:hAnsi="Calibri" w:cs="Calibri"/>
                <w:b w:val="0"/>
                <w:color w:val="000000"/>
                <w:szCs w:val="28"/>
                <w:lang w:eastAsia="zh-CN"/>
                <w:rPrChange w:id="713" w:author="Qi Cheng" w:date="2020-04-19T20:37:00Z">
                  <w:rPr>
                    <w:rFonts w:ascii="Calibri" w:eastAsia="Times New Roman" w:hAnsi="Calibri" w:cs="Calibri"/>
                    <w:b w:val="0"/>
                    <w:color w:val="000000"/>
                    <w:sz w:val="22"/>
                    <w:lang w:eastAsia="zh-CN"/>
                  </w:rPr>
                </w:rPrChange>
              </w:rPr>
              <w:t>Block Per Game</w:t>
            </w:r>
          </w:p>
        </w:tc>
      </w:tr>
    </w:tbl>
    <w:p w14:paraId="6A10EA12" w14:textId="35529252" w:rsidR="00FC5EF3" w:rsidRPr="00FC5EF3" w:rsidRDefault="00FC5EF3" w:rsidP="00FC5EF3">
      <w:pPr>
        <w:pStyle w:val="Heading1"/>
      </w:pPr>
    </w:p>
    <w:p w14:paraId="7E3CA284" w14:textId="15C26EA2" w:rsidR="00CA3A68" w:rsidRDefault="00CA3A68">
      <w:pPr>
        <w:pStyle w:val="Content"/>
        <w:jc w:val="both"/>
        <w:rPr>
          <w:ins w:id="714" w:author="Qi Cheng" w:date="2020-04-19T20:34:00Z"/>
          <w:szCs w:val="28"/>
        </w:rPr>
        <w:pPrChange w:id="715" w:author="Qi Cheng" w:date="2020-04-19T20:38:00Z">
          <w:pPr>
            <w:pStyle w:val="Content"/>
          </w:pPr>
        </w:pPrChange>
      </w:pPr>
      <w:r w:rsidRPr="00CA3A68">
        <w:rPr>
          <w:szCs w:val="28"/>
        </w:rPr>
        <w:t xml:space="preserve">From </w:t>
      </w:r>
      <w:r>
        <w:rPr>
          <w:szCs w:val="28"/>
        </w:rPr>
        <w:t xml:space="preserve">the above description, it is clear that the data is in Per year per game format </w:t>
      </w:r>
      <w:r w:rsidRPr="00CA3A68">
        <w:rPr>
          <w:szCs w:val="28"/>
        </w:rPr>
        <w:t>and all other data analysis was done</w:t>
      </w:r>
      <w:r>
        <w:rPr>
          <w:szCs w:val="28"/>
        </w:rPr>
        <w:t xml:space="preserve"> on this data set</w:t>
      </w:r>
      <w:r w:rsidRPr="00CA3A68">
        <w:rPr>
          <w:szCs w:val="28"/>
        </w:rPr>
        <w:t xml:space="preserve"> check the frequency and stretch of each data attribute to solve selecting final variables which can lead to appropriate training of the data.</w:t>
      </w:r>
    </w:p>
    <w:p w14:paraId="5F1B06E1" w14:textId="2AE3D143" w:rsidR="00194C46" w:rsidRDefault="00194C46" w:rsidP="00FC5EF3">
      <w:pPr>
        <w:pStyle w:val="Content"/>
        <w:rPr>
          <w:ins w:id="716" w:author="Qi Cheng" w:date="2020-04-19T20:34:00Z"/>
          <w:szCs w:val="28"/>
        </w:rPr>
      </w:pPr>
    </w:p>
    <w:p w14:paraId="00DFC3EC" w14:textId="236BDA47" w:rsidR="00194C46" w:rsidRDefault="00194C46" w:rsidP="00FC5EF3">
      <w:pPr>
        <w:pStyle w:val="Content"/>
        <w:rPr>
          <w:ins w:id="717" w:author="Qi Cheng" w:date="2020-04-19T20:34:00Z"/>
          <w:szCs w:val="28"/>
        </w:rPr>
      </w:pPr>
    </w:p>
    <w:p w14:paraId="7BA18957" w14:textId="7F1ED91B" w:rsidR="00194C46" w:rsidRDefault="00194C46" w:rsidP="00FC5EF3">
      <w:pPr>
        <w:pStyle w:val="Content"/>
        <w:rPr>
          <w:ins w:id="718" w:author="Qi Cheng" w:date="2020-04-19T20:34:00Z"/>
          <w:szCs w:val="28"/>
        </w:rPr>
      </w:pPr>
    </w:p>
    <w:p w14:paraId="5D7BEB33" w14:textId="75FAF03F" w:rsidR="00194C46" w:rsidRDefault="00194C46" w:rsidP="00FC5EF3">
      <w:pPr>
        <w:pStyle w:val="Content"/>
        <w:rPr>
          <w:ins w:id="719" w:author="Qi Cheng" w:date="2020-04-19T20:34:00Z"/>
          <w:szCs w:val="28"/>
        </w:rPr>
      </w:pPr>
    </w:p>
    <w:p w14:paraId="36DF903B" w14:textId="39ACFE47" w:rsidR="00194C46" w:rsidRDefault="00194C46" w:rsidP="00FC5EF3">
      <w:pPr>
        <w:pStyle w:val="Content"/>
        <w:rPr>
          <w:ins w:id="720" w:author="Qi Cheng" w:date="2020-04-19T20:34:00Z"/>
          <w:szCs w:val="28"/>
        </w:rPr>
      </w:pPr>
    </w:p>
    <w:p w14:paraId="3CA3B146" w14:textId="6ED4AF35" w:rsidR="00194C46" w:rsidRDefault="00194C46" w:rsidP="00FC5EF3">
      <w:pPr>
        <w:pStyle w:val="Content"/>
        <w:rPr>
          <w:ins w:id="721" w:author="Qi Cheng" w:date="2020-04-19T20:34:00Z"/>
          <w:szCs w:val="28"/>
        </w:rPr>
      </w:pPr>
    </w:p>
    <w:p w14:paraId="705269DB" w14:textId="24B3DC17" w:rsidR="00194C46" w:rsidRDefault="00194C46" w:rsidP="00FC5EF3">
      <w:pPr>
        <w:pStyle w:val="Content"/>
        <w:rPr>
          <w:ins w:id="722" w:author="Qi Cheng" w:date="2020-04-19T20:34:00Z"/>
          <w:szCs w:val="28"/>
        </w:rPr>
      </w:pPr>
    </w:p>
    <w:p w14:paraId="230F16A1" w14:textId="14E3E1C7" w:rsidR="00194C46" w:rsidRDefault="00194C46" w:rsidP="00FC5EF3">
      <w:pPr>
        <w:pStyle w:val="Content"/>
        <w:rPr>
          <w:ins w:id="723" w:author="Qi Cheng" w:date="2020-04-19T20:34:00Z"/>
          <w:szCs w:val="28"/>
        </w:rPr>
      </w:pPr>
    </w:p>
    <w:p w14:paraId="0559471E" w14:textId="4D0A09BD" w:rsidR="00194C46" w:rsidRDefault="00194C46" w:rsidP="00FC5EF3">
      <w:pPr>
        <w:pStyle w:val="Content"/>
        <w:rPr>
          <w:ins w:id="724" w:author="Qi Cheng" w:date="2020-04-19T20:34:00Z"/>
          <w:szCs w:val="28"/>
        </w:rPr>
      </w:pPr>
    </w:p>
    <w:p w14:paraId="15246836" w14:textId="30BE9D36" w:rsidR="00194C46" w:rsidRDefault="00194C46" w:rsidP="00FC5EF3">
      <w:pPr>
        <w:pStyle w:val="Content"/>
        <w:rPr>
          <w:ins w:id="725" w:author="Qi Cheng" w:date="2020-04-19T20:34:00Z"/>
          <w:szCs w:val="28"/>
        </w:rPr>
      </w:pPr>
    </w:p>
    <w:p w14:paraId="1BA1DFEF" w14:textId="2C1899F5" w:rsidR="00194C46" w:rsidRDefault="00194C46" w:rsidP="00FC5EF3">
      <w:pPr>
        <w:pStyle w:val="Content"/>
        <w:rPr>
          <w:ins w:id="726" w:author="Qi Cheng" w:date="2020-04-19T20:34:00Z"/>
          <w:szCs w:val="28"/>
        </w:rPr>
      </w:pPr>
    </w:p>
    <w:p w14:paraId="60242054" w14:textId="77777777" w:rsidR="00194C46" w:rsidRPr="00CA3A68" w:rsidDel="00194C46" w:rsidRDefault="00194C46" w:rsidP="00FC5EF3">
      <w:pPr>
        <w:pStyle w:val="Content"/>
        <w:rPr>
          <w:del w:id="727" w:author="Qi Cheng" w:date="2020-04-19T20:37:00Z"/>
        </w:rPr>
      </w:pPr>
    </w:p>
    <w:p w14:paraId="11C41702" w14:textId="77777777" w:rsidR="00CA3A68" w:rsidDel="000D1D55" w:rsidRDefault="00CA3A68" w:rsidP="00FC5EF3">
      <w:pPr>
        <w:pStyle w:val="Content"/>
        <w:rPr>
          <w:del w:id="728" w:author="Qi Cheng" w:date="2020-04-19T20:59:00Z"/>
        </w:rPr>
      </w:pPr>
    </w:p>
    <w:p w14:paraId="47A68B58" w14:textId="6C5499C9" w:rsidR="00FC5EF3" w:rsidRDefault="00FC5EF3">
      <w:pPr>
        <w:pStyle w:val="Heading1"/>
        <w:pPrChange w:id="729" w:author="Qi Cheng" w:date="2020-04-19T20:58:00Z">
          <w:pPr>
            <w:pStyle w:val="Title"/>
          </w:pPr>
        </w:pPrChange>
      </w:pPr>
      <w:bookmarkStart w:id="730" w:name="_Toc38222415"/>
      <w:r w:rsidRPr="00FC5EF3">
        <w:t>Business</w:t>
      </w:r>
      <w:r>
        <w:t xml:space="preserve"> </w:t>
      </w:r>
      <w:r w:rsidRPr="00FC5EF3">
        <w:t>Intelligence Model:</w:t>
      </w:r>
      <w:bookmarkEnd w:id="730"/>
    </w:p>
    <w:p w14:paraId="29E6BA59" w14:textId="77777777" w:rsidR="00FC5EF3" w:rsidRDefault="00FC5EF3" w:rsidP="00FC5EF3">
      <w:pPr>
        <w:pStyle w:val="Content"/>
      </w:pPr>
    </w:p>
    <w:p w14:paraId="23EA6465" w14:textId="31208EF2" w:rsidR="00FC5EF3" w:rsidRPr="00D00C4A" w:rsidRDefault="00194C46">
      <w:pPr>
        <w:pStyle w:val="Heading2"/>
        <w:rPr>
          <w:b/>
          <w:bCs/>
          <w:sz w:val="32"/>
          <w:szCs w:val="24"/>
          <w:rPrChange w:id="731" w:author="Qi Cheng" w:date="2020-04-19T20:57:00Z">
            <w:rPr/>
          </w:rPrChange>
        </w:rPr>
        <w:pPrChange w:id="732" w:author="Qi Cheng" w:date="2020-04-19T20:59:00Z">
          <w:pPr>
            <w:pStyle w:val="Content"/>
            <w:numPr>
              <w:numId w:val="8"/>
            </w:numPr>
            <w:ind w:left="720" w:hanging="360"/>
          </w:pPr>
        </w:pPrChange>
      </w:pPr>
      <w:bookmarkStart w:id="733" w:name="_Toc38222416"/>
      <w:r w:rsidRPr="00D00C4A">
        <w:rPr>
          <w:b/>
          <w:bCs/>
          <w:sz w:val="32"/>
          <w:szCs w:val="24"/>
          <w:rPrChange w:id="734" w:author="Qi Cheng" w:date="2020-04-19T20:57:00Z">
            <w:rPr/>
          </w:rPrChange>
        </w:rPr>
        <w:t>VIEW DATA</w:t>
      </w:r>
      <w:bookmarkEnd w:id="733"/>
    </w:p>
    <w:p w14:paraId="721A4331" w14:textId="51871DE0" w:rsidR="00FC5EF3" w:rsidRPr="00D00C4A" w:rsidRDefault="00194C46">
      <w:pPr>
        <w:pStyle w:val="Heading2"/>
        <w:rPr>
          <w:b/>
          <w:bCs/>
          <w:sz w:val="32"/>
          <w:szCs w:val="24"/>
          <w:rPrChange w:id="735" w:author="Qi Cheng" w:date="2020-04-19T20:57:00Z">
            <w:rPr/>
          </w:rPrChange>
        </w:rPr>
        <w:pPrChange w:id="736" w:author="Qi Cheng" w:date="2020-04-19T20:59:00Z">
          <w:pPr>
            <w:pStyle w:val="Content"/>
            <w:numPr>
              <w:numId w:val="8"/>
            </w:numPr>
            <w:ind w:left="720" w:hanging="360"/>
          </w:pPr>
        </w:pPrChange>
      </w:pPr>
      <w:bookmarkStart w:id="737" w:name="_Toc38222417"/>
      <w:r w:rsidRPr="00D00C4A">
        <w:rPr>
          <w:b/>
          <w:bCs/>
          <w:sz w:val="32"/>
          <w:szCs w:val="24"/>
          <w:rPrChange w:id="738" w:author="Qi Cheng" w:date="2020-04-19T20:57:00Z">
            <w:rPr/>
          </w:rPrChange>
        </w:rPr>
        <w:t>DATA CLEANING</w:t>
      </w:r>
      <w:bookmarkEnd w:id="737"/>
    </w:p>
    <w:p w14:paraId="74909A18" w14:textId="7C94E508" w:rsidR="00FC5EF3" w:rsidRPr="00D00C4A" w:rsidRDefault="00194C46">
      <w:pPr>
        <w:pStyle w:val="Heading2"/>
        <w:rPr>
          <w:b/>
          <w:bCs/>
          <w:sz w:val="32"/>
          <w:szCs w:val="24"/>
          <w:rPrChange w:id="739" w:author="Qi Cheng" w:date="2020-04-19T20:57:00Z">
            <w:rPr/>
          </w:rPrChange>
        </w:rPr>
        <w:pPrChange w:id="740" w:author="Qi Cheng" w:date="2020-04-19T20:59:00Z">
          <w:pPr>
            <w:pStyle w:val="Content"/>
            <w:numPr>
              <w:numId w:val="8"/>
            </w:numPr>
            <w:ind w:left="720" w:hanging="360"/>
          </w:pPr>
        </w:pPrChange>
      </w:pPr>
      <w:bookmarkStart w:id="741" w:name="_Toc38222418"/>
      <w:bookmarkStart w:id="742" w:name="_Hlk38221302"/>
      <w:r w:rsidRPr="00D00C4A">
        <w:rPr>
          <w:b/>
          <w:bCs/>
          <w:sz w:val="32"/>
          <w:szCs w:val="24"/>
          <w:rPrChange w:id="743" w:author="Qi Cheng" w:date="2020-04-19T20:57:00Z">
            <w:rPr/>
          </w:rPrChange>
        </w:rPr>
        <w:t>DATA MERG</w:t>
      </w:r>
      <w:ins w:id="744" w:author="Qi Cheng" w:date="2020-04-19T20:41:00Z">
        <w:r w:rsidRPr="00D00C4A">
          <w:rPr>
            <w:b/>
            <w:bCs/>
            <w:sz w:val="32"/>
            <w:szCs w:val="24"/>
            <w:rPrChange w:id="745" w:author="Qi Cheng" w:date="2020-04-19T20:57:00Z">
              <w:rPr/>
            </w:rPrChange>
          </w:rPr>
          <w:t>ING</w:t>
        </w:r>
      </w:ins>
      <w:bookmarkEnd w:id="741"/>
      <w:del w:id="746" w:author="Qi Cheng" w:date="2020-04-19T20:41:00Z">
        <w:r w:rsidRPr="00D00C4A" w:rsidDel="00194C46">
          <w:rPr>
            <w:b/>
            <w:bCs/>
            <w:sz w:val="32"/>
            <w:szCs w:val="24"/>
            <w:rPrChange w:id="747" w:author="Qi Cheng" w:date="2020-04-19T20:57:00Z">
              <w:rPr/>
            </w:rPrChange>
          </w:rPr>
          <w:delText>E (SEASONS STATS AND MVP STATS)</w:delText>
        </w:r>
      </w:del>
    </w:p>
    <w:p w14:paraId="6A748F1D" w14:textId="7DEB66D4" w:rsidR="00FC5EF3" w:rsidRPr="00D00C4A" w:rsidRDefault="00194C46">
      <w:pPr>
        <w:pStyle w:val="Heading2"/>
        <w:rPr>
          <w:b/>
          <w:bCs/>
          <w:sz w:val="32"/>
          <w:szCs w:val="24"/>
          <w:rPrChange w:id="748" w:author="Qi Cheng" w:date="2020-04-19T20:57:00Z">
            <w:rPr/>
          </w:rPrChange>
        </w:rPr>
        <w:pPrChange w:id="749" w:author="Qi Cheng" w:date="2020-04-19T20:59:00Z">
          <w:pPr>
            <w:pStyle w:val="Content"/>
            <w:numPr>
              <w:numId w:val="8"/>
            </w:numPr>
            <w:ind w:left="720" w:hanging="360"/>
          </w:pPr>
        </w:pPrChange>
      </w:pPr>
      <w:bookmarkStart w:id="750" w:name="_Toc38222419"/>
      <w:bookmarkEnd w:id="742"/>
      <w:r w:rsidRPr="00D00C4A">
        <w:rPr>
          <w:b/>
          <w:bCs/>
          <w:sz w:val="32"/>
          <w:szCs w:val="24"/>
          <w:rPrChange w:id="751" w:author="Qi Cheng" w:date="2020-04-19T20:57:00Z">
            <w:rPr/>
          </w:rPrChange>
        </w:rPr>
        <w:t>CHECK CORRELATION BETWEEN DATA</w:t>
      </w:r>
      <w:bookmarkEnd w:id="750"/>
    </w:p>
    <w:p w14:paraId="14A34A3E" w14:textId="600E703B" w:rsidR="00FC5EF3" w:rsidRPr="00D00C4A" w:rsidRDefault="00194C46">
      <w:pPr>
        <w:pStyle w:val="Heading2"/>
        <w:rPr>
          <w:b/>
          <w:bCs/>
          <w:sz w:val="32"/>
          <w:szCs w:val="24"/>
          <w:rPrChange w:id="752" w:author="Qi Cheng" w:date="2020-04-19T20:57:00Z">
            <w:rPr/>
          </w:rPrChange>
        </w:rPr>
        <w:pPrChange w:id="753" w:author="Qi Cheng" w:date="2020-04-19T20:59:00Z">
          <w:pPr>
            <w:pStyle w:val="Content"/>
            <w:numPr>
              <w:numId w:val="8"/>
            </w:numPr>
            <w:ind w:left="720" w:hanging="360"/>
          </w:pPr>
        </w:pPrChange>
      </w:pPr>
      <w:bookmarkStart w:id="754" w:name="_Toc38222420"/>
      <w:r w:rsidRPr="00D00C4A">
        <w:rPr>
          <w:b/>
          <w:bCs/>
          <w:sz w:val="32"/>
          <w:szCs w:val="24"/>
          <w:rPrChange w:id="755" w:author="Qi Cheng" w:date="2020-04-19T20:57:00Z">
            <w:rPr/>
          </w:rPrChange>
        </w:rPr>
        <w:t>THE MODEL USED FOR PREDICTIONS OF MVP</w:t>
      </w:r>
      <w:bookmarkEnd w:id="754"/>
    </w:p>
    <w:p w14:paraId="57B6CE3C" w14:textId="1B12ADD3" w:rsidR="00FC5EF3" w:rsidRDefault="00FC5EF3" w:rsidP="00FC5EF3">
      <w:pPr>
        <w:pStyle w:val="Content"/>
      </w:pPr>
    </w:p>
    <w:p w14:paraId="36A34787" w14:textId="77777777" w:rsidR="00FC5EF3" w:rsidRDefault="00FC5EF3" w:rsidP="00FC5EF3">
      <w:pPr>
        <w:pStyle w:val="Content"/>
      </w:pPr>
    </w:p>
    <w:p w14:paraId="235C1022" w14:textId="3CE9061D" w:rsidR="00FC5EF3" w:rsidRPr="00194C46" w:rsidDel="00194C46" w:rsidRDefault="00194C46" w:rsidP="00FC5EF3">
      <w:pPr>
        <w:pStyle w:val="Content"/>
        <w:rPr>
          <w:del w:id="756" w:author="Qi Cheng" w:date="2020-04-19T20:40:00Z"/>
          <w:sz w:val="32"/>
          <w:szCs w:val="24"/>
          <w:rPrChange w:id="757" w:author="Qi Cheng" w:date="2020-04-19T20:39:00Z">
            <w:rPr>
              <w:del w:id="758" w:author="Qi Cheng" w:date="2020-04-19T20:40:00Z"/>
            </w:rPr>
          </w:rPrChange>
        </w:rPr>
      </w:pPr>
      <w:r w:rsidRPr="00194C46">
        <w:rPr>
          <w:bCs/>
          <w:sz w:val="32"/>
          <w:szCs w:val="24"/>
          <w:rPrChange w:id="759" w:author="Qi Cheng" w:date="2020-04-19T20:39:00Z">
            <w:rPr>
              <w:bCs/>
            </w:rPr>
          </w:rPrChange>
        </w:rPr>
        <w:t>VIEW DATA</w:t>
      </w:r>
      <w:r w:rsidR="00CA3A68" w:rsidRPr="00194C46">
        <w:rPr>
          <w:b/>
          <w:sz w:val="32"/>
          <w:szCs w:val="24"/>
          <w:rPrChange w:id="760" w:author="Qi Cheng" w:date="2020-04-19T20:39:00Z">
            <w:rPr>
              <w:b/>
            </w:rPr>
          </w:rPrChange>
        </w:rPr>
        <w:t>:</w:t>
      </w:r>
    </w:p>
    <w:p w14:paraId="7D0AB02C" w14:textId="1E158AE3" w:rsidR="00CA3A68" w:rsidRDefault="00CA3A68" w:rsidP="00FC5EF3">
      <w:pPr>
        <w:pStyle w:val="Content"/>
      </w:pPr>
    </w:p>
    <w:p w14:paraId="3AAFA080" w14:textId="77777777" w:rsidR="00CA3A68" w:rsidRDefault="00CA3A68">
      <w:pPr>
        <w:pStyle w:val="Content"/>
        <w:jc w:val="both"/>
        <w:pPrChange w:id="761" w:author="Qi Cheng" w:date="2020-04-19T20:54:00Z">
          <w:pPr>
            <w:pStyle w:val="Content"/>
          </w:pPr>
        </w:pPrChange>
      </w:pPr>
      <w:r>
        <w:t>Exploratory Data Analysis:</w:t>
      </w:r>
    </w:p>
    <w:p w14:paraId="7EAD1C92" w14:textId="05E5BA4A" w:rsidR="00CA3A68" w:rsidRDefault="00CA3A68">
      <w:pPr>
        <w:pStyle w:val="Content"/>
        <w:jc w:val="both"/>
        <w:pPrChange w:id="762" w:author="Qi Cheng" w:date="2020-04-19T20:54:00Z">
          <w:pPr>
            <w:pStyle w:val="Content"/>
          </w:pPr>
        </w:pPrChange>
      </w:pPr>
      <w:r>
        <w:t>In this, we view the data using different graphs and exploratory techniques like histograms and correlation plots of the attributes of the data frame.</w:t>
      </w:r>
    </w:p>
    <w:p w14:paraId="592851DE" w14:textId="7AD99932" w:rsidR="00CA3A68" w:rsidRDefault="00CA3A68">
      <w:pPr>
        <w:pStyle w:val="Content"/>
        <w:jc w:val="both"/>
        <w:pPrChange w:id="763" w:author="Qi Cheng" w:date="2020-04-19T20:54:00Z">
          <w:pPr>
            <w:pStyle w:val="Content"/>
          </w:pPr>
        </w:pPrChange>
      </w:pPr>
    </w:p>
    <w:p w14:paraId="08D7146B" w14:textId="4DE619F8" w:rsidR="00CA3A68" w:rsidRDefault="00CA3A68">
      <w:pPr>
        <w:pStyle w:val="Content"/>
        <w:jc w:val="both"/>
        <w:pPrChange w:id="764" w:author="Qi Cheng" w:date="2020-04-19T20:54:00Z">
          <w:pPr>
            <w:pStyle w:val="Content"/>
          </w:pPr>
        </w:pPrChange>
      </w:pPr>
      <w:r>
        <w:t xml:space="preserve">It is important to do Data exploration to more about the data. We can check for Missing Values or sparse data in the Data frame. E.g. </w:t>
      </w:r>
      <w:r>
        <w:rPr>
          <w:b/>
          <w:bCs/>
        </w:rPr>
        <w:t>NA</w:t>
      </w:r>
      <w:r>
        <w:t>. This helps us in understanding those attributes and decide if the attribute is important than we replace the sparse value from the mean or median of the attributes.</w:t>
      </w:r>
    </w:p>
    <w:p w14:paraId="0F7F1710" w14:textId="19A47DBB" w:rsidR="00CA3A68" w:rsidRDefault="00CA3A68">
      <w:pPr>
        <w:pStyle w:val="Content"/>
        <w:jc w:val="both"/>
        <w:pPrChange w:id="765" w:author="Qi Cheng" w:date="2020-04-19T20:54:00Z">
          <w:pPr>
            <w:pStyle w:val="Content"/>
          </w:pPr>
        </w:pPrChange>
      </w:pPr>
    </w:p>
    <w:p w14:paraId="56783C42" w14:textId="5BD5F5FA" w:rsidR="00CA3A68" w:rsidRDefault="00CA3A68">
      <w:pPr>
        <w:pStyle w:val="Content"/>
        <w:jc w:val="both"/>
        <w:pPrChange w:id="766" w:author="Qi Cheng" w:date="2020-04-19T20:54:00Z">
          <w:pPr>
            <w:pStyle w:val="Content"/>
          </w:pPr>
        </w:pPrChange>
      </w:pPr>
      <w:r>
        <w:t>For the Factor, data attributes missing values are generally replaced with the highest frequency factor. Factors in the data set are generally are the Target variable for the prediction models.</w:t>
      </w:r>
    </w:p>
    <w:p w14:paraId="22EC7B5B" w14:textId="6545163E" w:rsidR="00CA3A68" w:rsidRDefault="00CA3A68">
      <w:pPr>
        <w:pStyle w:val="Content"/>
        <w:jc w:val="both"/>
        <w:pPrChange w:id="767" w:author="Qi Cheng" w:date="2020-04-19T20:54:00Z">
          <w:pPr>
            <w:pStyle w:val="Content"/>
          </w:pPr>
        </w:pPrChange>
      </w:pPr>
    </w:p>
    <w:p w14:paraId="26732D9B" w14:textId="10F9A9F4" w:rsidR="00CA3A68" w:rsidRDefault="00CA3A68" w:rsidP="006F2773">
      <w:pPr>
        <w:pStyle w:val="Content"/>
        <w:jc w:val="both"/>
        <w:rPr>
          <w:ins w:id="768" w:author="Qi Cheng" w:date="2020-04-19T20:54:00Z"/>
        </w:rPr>
      </w:pPr>
      <w:r>
        <w:t xml:space="preserve">When we merge the data frames and create a single data frame with all the numeric variables but one factor which is in the binary output form of </w:t>
      </w:r>
      <w:r>
        <w:rPr>
          <w:b/>
          <w:bCs/>
        </w:rPr>
        <w:t xml:space="preserve">1 </w:t>
      </w:r>
      <w:r>
        <w:t xml:space="preserve">or </w:t>
      </w:r>
      <w:r>
        <w:rPr>
          <w:b/>
          <w:bCs/>
        </w:rPr>
        <w:t>0</w:t>
      </w:r>
      <w:r>
        <w:t xml:space="preserve">. In </w:t>
      </w:r>
      <w:proofErr w:type="spellStart"/>
      <w:r>
        <w:t>out</w:t>
      </w:r>
      <w:proofErr w:type="spellEnd"/>
      <w:r>
        <w:t xml:space="preserve"> data frame we have taken </w:t>
      </w:r>
      <w:r w:rsidRPr="00CA3A68">
        <w:rPr>
          <w:b/>
          <w:bCs/>
        </w:rPr>
        <w:t>MVP</w:t>
      </w:r>
      <w:r>
        <w:t xml:space="preserve"> as the column having factor value and thus acting as the </w:t>
      </w:r>
      <w:r w:rsidRPr="00CA3A68">
        <w:rPr>
          <w:b/>
          <w:bCs/>
        </w:rPr>
        <w:t>Target variable</w:t>
      </w:r>
      <w:r>
        <w:t xml:space="preserve"> for the current model to predict.</w:t>
      </w:r>
    </w:p>
    <w:p w14:paraId="54F9A884" w14:textId="77777777" w:rsidR="006F2773" w:rsidRPr="00CA3A68" w:rsidRDefault="006F2773">
      <w:pPr>
        <w:pStyle w:val="Content"/>
        <w:jc w:val="both"/>
        <w:pPrChange w:id="769" w:author="Qi Cheng" w:date="2020-04-19T20:54:00Z">
          <w:pPr>
            <w:pStyle w:val="Content"/>
          </w:pPr>
        </w:pPrChange>
      </w:pPr>
    </w:p>
    <w:p w14:paraId="421C98BB" w14:textId="77777777" w:rsidR="00CA3A68" w:rsidDel="009D49AA" w:rsidRDefault="00CA3A68" w:rsidP="00CA3A68">
      <w:pPr>
        <w:pStyle w:val="Content"/>
        <w:rPr>
          <w:del w:id="770" w:author="Qi Cheng" w:date="2020-04-19T21:01:00Z"/>
        </w:rPr>
      </w:pPr>
    </w:p>
    <w:p w14:paraId="78D40110" w14:textId="77777777" w:rsidR="00CA3A68" w:rsidDel="009D49AA" w:rsidRDefault="00CA3A68" w:rsidP="00CA3A68">
      <w:pPr>
        <w:pStyle w:val="Content"/>
        <w:rPr>
          <w:del w:id="771" w:author="Qi Cheng" w:date="2020-04-19T21:01:00Z"/>
        </w:rPr>
      </w:pPr>
    </w:p>
    <w:p w14:paraId="1875855F" w14:textId="77777777" w:rsidR="00CA3A68" w:rsidRDefault="00CA3A68" w:rsidP="00CA3A68">
      <w:pPr>
        <w:pStyle w:val="Content"/>
      </w:pPr>
    </w:p>
    <w:p w14:paraId="522E1795" w14:textId="0C0E378B" w:rsidR="00CA3A68" w:rsidRDefault="00CA3A68" w:rsidP="00CA3A68">
      <w:pPr>
        <w:pStyle w:val="Content"/>
      </w:pPr>
      <w:r>
        <w:lastRenderedPageBreak/>
        <w:t>Correlation Plot the Stats table:</w:t>
      </w:r>
    </w:p>
    <w:p w14:paraId="4D4B836C" w14:textId="77777777" w:rsidR="00CA3A68" w:rsidRDefault="00CA3A68" w:rsidP="00CA3A68">
      <w:pPr>
        <w:pStyle w:val="Content"/>
      </w:pPr>
    </w:p>
    <w:p w14:paraId="64FDAD55" w14:textId="77777777" w:rsidR="00CA3A68" w:rsidRDefault="00CA3A68">
      <w:pPr>
        <w:pStyle w:val="Content"/>
        <w:jc w:val="both"/>
        <w:pPrChange w:id="772" w:author="Qi Cheng" w:date="2020-04-19T21:01:00Z">
          <w:pPr>
            <w:pStyle w:val="Content"/>
          </w:pPr>
        </w:pPrChange>
      </w:pPr>
      <w:r>
        <w:t xml:space="preserve">This plot covers the correlation between data frame attributes which are </w:t>
      </w:r>
      <w:proofErr w:type="gramStart"/>
      <w:r>
        <w:t>numeric</w:t>
      </w:r>
      <w:proofErr w:type="gramEnd"/>
      <w:r>
        <w:t xml:space="preserve"> and all the factors and characters are automatically ignored.</w:t>
      </w:r>
    </w:p>
    <w:p w14:paraId="72EF93AE" w14:textId="77777777" w:rsidR="00CA3A68" w:rsidRDefault="00CA3A68" w:rsidP="00CA3A68">
      <w:pPr>
        <w:pStyle w:val="Content"/>
      </w:pPr>
    </w:p>
    <w:p w14:paraId="6C017970" w14:textId="77777777" w:rsidR="00CA3A68" w:rsidRDefault="00CA3A68" w:rsidP="00CA3A68">
      <w:pPr>
        <w:pStyle w:val="Content"/>
        <w:jc w:val="center"/>
      </w:pPr>
      <w:r w:rsidRPr="004835D5">
        <w:rPr>
          <w:noProof/>
        </w:rPr>
        <w:drawing>
          <wp:inline distT="0" distB="0" distL="0" distR="0" wp14:anchorId="448EDB2A" wp14:editId="377AB299">
            <wp:extent cx="6475231" cy="4470400"/>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4754" cy="4476975"/>
                    </a:xfrm>
                    <a:prstGeom prst="rect">
                      <a:avLst/>
                    </a:prstGeom>
                  </pic:spPr>
                </pic:pic>
              </a:graphicData>
            </a:graphic>
          </wp:inline>
        </w:drawing>
      </w:r>
    </w:p>
    <w:p w14:paraId="0F9CA804" w14:textId="77777777" w:rsidR="00CA3A68" w:rsidRDefault="00CA3A68" w:rsidP="00CA3A68">
      <w:pPr>
        <w:pStyle w:val="Content"/>
      </w:pPr>
    </w:p>
    <w:p w14:paraId="07E64B57" w14:textId="77777777" w:rsidR="00CA3A68" w:rsidRDefault="00CA3A68" w:rsidP="00CA3A68">
      <w:pPr>
        <w:pStyle w:val="Content"/>
      </w:pPr>
    </w:p>
    <w:p w14:paraId="28E510B0" w14:textId="77777777" w:rsidR="00CA3A68" w:rsidRDefault="00CA3A68">
      <w:pPr>
        <w:pStyle w:val="Content"/>
        <w:jc w:val="both"/>
        <w:pPrChange w:id="773" w:author="Qi Cheng" w:date="2020-04-19T21:02:00Z">
          <w:pPr>
            <w:pStyle w:val="Content"/>
          </w:pPr>
        </w:pPrChange>
      </w:pPr>
      <w:r>
        <w:t>We Can see from this that not all the 50 columns are useful for the data analysis.</w:t>
      </w:r>
    </w:p>
    <w:p w14:paraId="422B74EB" w14:textId="657158B8" w:rsidR="00CA3A68" w:rsidRDefault="00CA3A68">
      <w:pPr>
        <w:pStyle w:val="Content"/>
        <w:jc w:val="both"/>
        <w:pPrChange w:id="774" w:author="Qi Cheng" w:date="2020-04-19T21:02:00Z">
          <w:pPr>
            <w:pStyle w:val="Content"/>
          </w:pPr>
        </w:pPrChange>
      </w:pPr>
      <w:r>
        <w:t xml:space="preserve">This plot of correlation depicts a very simple correlation between each </w:t>
      </w:r>
      <w:proofErr w:type="gramStart"/>
      <w:r>
        <w:t>attribute</w:t>
      </w:r>
      <w:proofErr w:type="gramEnd"/>
      <w:r>
        <w:t xml:space="preserve"> and we can see in the plot that plots with dark red are highly positively related whereas the attributes having light blue are inversely related to other attributes.</w:t>
      </w:r>
    </w:p>
    <w:p w14:paraId="06361FDF" w14:textId="77777777" w:rsidR="00CA3A68" w:rsidRDefault="00CA3A68">
      <w:pPr>
        <w:pStyle w:val="Content"/>
        <w:jc w:val="both"/>
        <w:pPrChange w:id="775" w:author="Qi Cheng" w:date="2020-04-19T21:02:00Z">
          <w:pPr>
            <w:pStyle w:val="Content"/>
          </w:pPr>
        </w:pPrChange>
      </w:pPr>
    </w:p>
    <w:p w14:paraId="76BDFFBC" w14:textId="240F6032" w:rsidR="00CA3A68" w:rsidDel="009D49AA" w:rsidRDefault="00CA3A68" w:rsidP="009D49AA">
      <w:pPr>
        <w:pStyle w:val="Content"/>
        <w:jc w:val="both"/>
        <w:rPr>
          <w:del w:id="776" w:author="Qi Cheng" w:date="2020-04-19T21:00:00Z"/>
        </w:rPr>
      </w:pPr>
      <w:r>
        <w:t xml:space="preserve">We will further analyze some single attributes by </w:t>
      </w:r>
      <w:proofErr w:type="spellStart"/>
      <w:r>
        <w:t>there</w:t>
      </w:r>
      <w:proofErr w:type="spellEnd"/>
      <w:r>
        <w:t xml:space="preserve"> count.</w:t>
      </w:r>
    </w:p>
    <w:p w14:paraId="7CEA3082" w14:textId="3F53DCF8" w:rsidR="009D49AA" w:rsidRDefault="009D49AA" w:rsidP="009D49AA">
      <w:pPr>
        <w:pStyle w:val="Content"/>
        <w:jc w:val="both"/>
        <w:rPr>
          <w:ins w:id="777" w:author="Qi Cheng" w:date="2020-04-19T21:02:00Z"/>
        </w:rPr>
      </w:pPr>
    </w:p>
    <w:p w14:paraId="0F50E5BF" w14:textId="77777777" w:rsidR="009D49AA" w:rsidRDefault="009D49AA">
      <w:pPr>
        <w:pStyle w:val="Content"/>
        <w:jc w:val="both"/>
        <w:rPr>
          <w:ins w:id="778" w:author="Qi Cheng" w:date="2020-04-19T21:02:00Z"/>
        </w:rPr>
        <w:pPrChange w:id="779" w:author="Qi Cheng" w:date="2020-04-19T21:02:00Z">
          <w:pPr>
            <w:pStyle w:val="Content"/>
          </w:pPr>
        </w:pPrChange>
      </w:pPr>
    </w:p>
    <w:p w14:paraId="7208BA4B" w14:textId="77777777" w:rsidR="00CA3A68" w:rsidDel="000C39A4" w:rsidRDefault="00CA3A68">
      <w:pPr>
        <w:pStyle w:val="Content"/>
        <w:jc w:val="both"/>
        <w:rPr>
          <w:del w:id="780" w:author="Qi Cheng" w:date="2020-04-19T21:00:00Z"/>
        </w:rPr>
        <w:pPrChange w:id="781" w:author="Qi Cheng" w:date="2020-04-19T21:02:00Z">
          <w:pPr>
            <w:pStyle w:val="Content"/>
          </w:pPr>
        </w:pPrChange>
      </w:pPr>
    </w:p>
    <w:p w14:paraId="184DC0FE" w14:textId="77777777" w:rsidR="00CA3A68" w:rsidRDefault="00CA3A68">
      <w:pPr>
        <w:pStyle w:val="Content"/>
        <w:jc w:val="both"/>
        <w:pPrChange w:id="782" w:author="Qi Cheng" w:date="2020-04-19T21:02:00Z">
          <w:pPr>
            <w:pStyle w:val="Content"/>
          </w:pPr>
        </w:pPrChange>
      </w:pPr>
    </w:p>
    <w:p w14:paraId="0F7A8AAA" w14:textId="77777777" w:rsidR="00CA3A68" w:rsidRDefault="00CA3A68">
      <w:pPr>
        <w:pStyle w:val="Content"/>
        <w:jc w:val="both"/>
        <w:pPrChange w:id="783" w:author="Qi Cheng" w:date="2020-04-19T21:02:00Z">
          <w:pPr>
            <w:pStyle w:val="Content"/>
          </w:pPr>
        </w:pPrChange>
      </w:pPr>
      <w:r>
        <w:lastRenderedPageBreak/>
        <w:t>Histogram plots of some attributes:</w:t>
      </w:r>
    </w:p>
    <w:p w14:paraId="6B26682F" w14:textId="77777777" w:rsidR="00CA3A68" w:rsidRDefault="00CA3A68" w:rsidP="00CA3A68">
      <w:pPr>
        <w:pStyle w:val="Content"/>
      </w:pPr>
    </w:p>
    <w:p w14:paraId="3B77B767" w14:textId="77777777" w:rsidR="00CA3A68" w:rsidRPr="00FC5EF3" w:rsidRDefault="00CA3A68" w:rsidP="00CA3A68">
      <w:pPr>
        <w:pStyle w:val="Content"/>
      </w:pPr>
      <w:r w:rsidRPr="00CA3A68">
        <w:rPr>
          <w:noProof/>
        </w:rPr>
        <w:drawing>
          <wp:inline distT="0" distB="0" distL="0" distR="0" wp14:anchorId="79227756" wp14:editId="3A4923B1">
            <wp:extent cx="2457450" cy="270378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5486" cy="2712631"/>
                    </a:xfrm>
                    <a:prstGeom prst="rect">
                      <a:avLst/>
                    </a:prstGeom>
                  </pic:spPr>
                </pic:pic>
              </a:graphicData>
            </a:graphic>
          </wp:inline>
        </w:drawing>
      </w:r>
      <w:r>
        <w:t xml:space="preserve">       </w:t>
      </w:r>
      <w:r w:rsidRPr="00CA3A68">
        <w:rPr>
          <w:noProof/>
        </w:rPr>
        <w:drawing>
          <wp:inline distT="0" distB="0" distL="0" distR="0" wp14:anchorId="22EB041C" wp14:editId="2D09729A">
            <wp:extent cx="2620269" cy="29527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4277" cy="2957267"/>
                    </a:xfrm>
                    <a:prstGeom prst="rect">
                      <a:avLst/>
                    </a:prstGeom>
                  </pic:spPr>
                </pic:pic>
              </a:graphicData>
            </a:graphic>
          </wp:inline>
        </w:drawing>
      </w:r>
    </w:p>
    <w:p w14:paraId="7AC3CCA5" w14:textId="77777777" w:rsidR="00CA3A68" w:rsidRDefault="00CA3A68" w:rsidP="00CA3A68">
      <w:pPr>
        <w:pStyle w:val="Title"/>
        <w:rPr>
          <w:sz w:val="52"/>
        </w:rPr>
      </w:pPr>
      <w:r w:rsidRPr="00CA3A68">
        <w:rPr>
          <w:noProof/>
          <w:sz w:val="52"/>
        </w:rPr>
        <w:drawing>
          <wp:inline distT="0" distB="0" distL="0" distR="0" wp14:anchorId="5E7E3BE9" wp14:editId="2BCD3BCD">
            <wp:extent cx="2387416" cy="2717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3893" cy="2725174"/>
                    </a:xfrm>
                    <a:prstGeom prst="rect">
                      <a:avLst/>
                    </a:prstGeom>
                  </pic:spPr>
                </pic:pic>
              </a:graphicData>
            </a:graphic>
          </wp:inline>
        </w:drawing>
      </w:r>
      <w:r>
        <w:rPr>
          <w:sz w:val="52"/>
        </w:rPr>
        <w:t xml:space="preserve">      </w:t>
      </w:r>
      <w:r w:rsidRPr="00CA3A68">
        <w:rPr>
          <w:noProof/>
          <w:sz w:val="52"/>
        </w:rPr>
        <w:drawing>
          <wp:inline distT="0" distB="0" distL="0" distR="0" wp14:anchorId="7B7BFF5C" wp14:editId="5F006F18">
            <wp:extent cx="2277769" cy="26035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1393" cy="2619072"/>
                    </a:xfrm>
                    <a:prstGeom prst="rect">
                      <a:avLst/>
                    </a:prstGeom>
                  </pic:spPr>
                </pic:pic>
              </a:graphicData>
            </a:graphic>
          </wp:inline>
        </w:drawing>
      </w:r>
    </w:p>
    <w:p w14:paraId="093BE2D1" w14:textId="77777777" w:rsidR="00194C46" w:rsidRDefault="00194C46" w:rsidP="00FC5EF3">
      <w:pPr>
        <w:pStyle w:val="Content"/>
        <w:rPr>
          <w:ins w:id="784" w:author="Qi Cheng" w:date="2020-04-19T20:40:00Z"/>
          <w:b/>
          <w:bCs/>
          <w:sz w:val="32"/>
          <w:szCs w:val="24"/>
        </w:rPr>
      </w:pPr>
    </w:p>
    <w:p w14:paraId="3B7DE687" w14:textId="3DAF4D79" w:rsidR="00CA3A68" w:rsidRPr="00194C46" w:rsidRDefault="00194C46" w:rsidP="00FC5EF3">
      <w:pPr>
        <w:pStyle w:val="Content"/>
        <w:rPr>
          <w:b/>
          <w:bCs/>
          <w:sz w:val="32"/>
          <w:szCs w:val="24"/>
          <w:rPrChange w:id="785" w:author="Qi Cheng" w:date="2020-04-19T20:40:00Z">
            <w:rPr/>
          </w:rPrChange>
        </w:rPr>
      </w:pPr>
      <w:r w:rsidRPr="00194C46">
        <w:rPr>
          <w:b/>
          <w:bCs/>
          <w:sz w:val="32"/>
          <w:szCs w:val="24"/>
        </w:rPr>
        <w:t>DATA CLEANING:</w:t>
      </w:r>
    </w:p>
    <w:p w14:paraId="22D6B546" w14:textId="366D2166" w:rsidR="00CA3A68" w:rsidRDefault="00CA3A68">
      <w:pPr>
        <w:pStyle w:val="Content"/>
        <w:jc w:val="both"/>
        <w:pPrChange w:id="786" w:author="Qi Cheng" w:date="2020-04-19T21:02:00Z">
          <w:pPr>
            <w:pStyle w:val="Content"/>
          </w:pPr>
        </w:pPrChange>
      </w:pPr>
      <w:r>
        <w:t xml:space="preserve">In this project, we have taken the Mean of the attributes as the numeric values that will replace the </w:t>
      </w:r>
      <w:del w:id="787" w:author="Qi Cheng" w:date="2020-04-19T21:02:00Z">
        <w:r w:rsidDel="009D49AA">
          <w:delText>numeric missing</w:delText>
        </w:r>
      </w:del>
      <w:ins w:id="788" w:author="Qi Cheng" w:date="2020-04-19T21:02:00Z">
        <w:r w:rsidR="009D49AA">
          <w:t>missing numeric</w:t>
        </w:r>
      </w:ins>
      <w:r>
        <w:t xml:space="preserve"> values in the data set.</w:t>
      </w:r>
    </w:p>
    <w:p w14:paraId="193B1693" w14:textId="3422B133" w:rsidR="00CA3A68" w:rsidRDefault="00CA3A68">
      <w:pPr>
        <w:pStyle w:val="Content"/>
        <w:jc w:val="both"/>
        <w:pPrChange w:id="789" w:author="Qi Cheng" w:date="2020-04-19T21:02:00Z">
          <w:pPr>
            <w:pStyle w:val="Content"/>
          </w:pPr>
        </w:pPrChange>
      </w:pPr>
    </w:p>
    <w:p w14:paraId="31F4B6B0" w14:textId="241C80FA" w:rsidR="00CA3A68" w:rsidRDefault="00CA3A68">
      <w:pPr>
        <w:pStyle w:val="Content"/>
        <w:jc w:val="both"/>
        <w:pPrChange w:id="790" w:author="Qi Cheng" w:date="2020-04-19T21:02:00Z">
          <w:pPr>
            <w:pStyle w:val="Content"/>
          </w:pPr>
        </w:pPrChange>
      </w:pPr>
      <w:r>
        <w:t>Similarly, for the factor, the missing values are replaced with the level of highest frequency in that data set attribute.</w:t>
      </w:r>
    </w:p>
    <w:p w14:paraId="163A07DB" w14:textId="33CD7376" w:rsidR="00CA3A68" w:rsidRDefault="00CA3A68">
      <w:pPr>
        <w:pStyle w:val="Content"/>
        <w:jc w:val="both"/>
        <w:pPrChange w:id="791" w:author="Qi Cheng" w:date="2020-04-19T21:03:00Z">
          <w:pPr>
            <w:pStyle w:val="Content"/>
          </w:pPr>
        </w:pPrChange>
      </w:pPr>
      <w:r>
        <w:lastRenderedPageBreak/>
        <w:t xml:space="preserve">For fields like </w:t>
      </w:r>
      <w:proofErr w:type="gramStart"/>
      <w:r>
        <w:t>missing  Player</w:t>
      </w:r>
      <w:proofErr w:type="gramEnd"/>
      <w:r>
        <w:t xml:space="preserve"> names and Years, it is considered to be </w:t>
      </w:r>
      <w:del w:id="792" w:author="Qi Cheng" w:date="2020-04-19T21:02:00Z">
        <w:r w:rsidDel="009D49AA">
          <w:delText xml:space="preserve">faulty </w:delText>
        </w:r>
      </w:del>
      <w:ins w:id="793" w:author="Qi Cheng" w:date="2020-04-19T21:02:00Z">
        <w:r w:rsidR="009D49AA">
          <w:t xml:space="preserve">incorrect </w:t>
        </w:r>
      </w:ins>
      <w:r>
        <w:t xml:space="preserve">data and the rows </w:t>
      </w:r>
      <w:del w:id="794" w:author="Qi Cheng" w:date="2020-04-19T21:03:00Z">
        <w:r w:rsidDel="009D49AA">
          <w:delText xml:space="preserve">are </w:delText>
        </w:r>
      </w:del>
      <w:ins w:id="795" w:author="Qi Cheng" w:date="2020-04-19T21:03:00Z">
        <w:r w:rsidR="009D49AA">
          <w:t xml:space="preserve">will be </w:t>
        </w:r>
      </w:ins>
      <w:r>
        <w:t>removed from the data frame.</w:t>
      </w:r>
    </w:p>
    <w:p w14:paraId="46EFD5EE" w14:textId="7D3AA0A0" w:rsidR="00FC5EF3" w:rsidRDefault="00CA3A68" w:rsidP="00CA3A68">
      <w:pPr>
        <w:pStyle w:val="Content"/>
      </w:pPr>
      <w:r>
        <w:t xml:space="preserve">For all the attributes other than win Share that is </w:t>
      </w:r>
      <w:r w:rsidRPr="00CA3A68">
        <w:t>WS</w:t>
      </w:r>
      <w:r>
        <w:t>, normal rules of data mutation is applied and for WS we have replaced the missing values with zero</w:t>
      </w:r>
      <w:r w:rsidRPr="00CA3A68">
        <w:rPr>
          <w:rStyle w:val="ContentChar"/>
        </w:rPr>
        <w:t xml:space="preserve"> </w:t>
      </w:r>
      <w:r>
        <w:t xml:space="preserve">cause replacing this with a mean will highly impact the data authenticity as this is a highly correlated value which impacts the delivery of the model.  </w:t>
      </w:r>
    </w:p>
    <w:p w14:paraId="4D3117A1" w14:textId="6F645EEA" w:rsidR="00CA3A68" w:rsidRDefault="00CA3A68" w:rsidP="00CA3A68">
      <w:pPr>
        <w:pStyle w:val="Content"/>
      </w:pPr>
    </w:p>
    <w:p w14:paraId="789A38A1" w14:textId="18D56793" w:rsidR="00CA3A68" w:rsidRPr="00194C46" w:rsidDel="006F2773" w:rsidRDefault="00194C46" w:rsidP="00CA3A68">
      <w:pPr>
        <w:pStyle w:val="Content"/>
        <w:rPr>
          <w:del w:id="796" w:author="Qi Cheng" w:date="2020-04-19T20:55:00Z"/>
          <w:b/>
          <w:bCs/>
          <w:sz w:val="32"/>
          <w:szCs w:val="24"/>
          <w:rPrChange w:id="797" w:author="Qi Cheng" w:date="2020-04-19T20:41:00Z">
            <w:rPr>
              <w:del w:id="798" w:author="Qi Cheng" w:date="2020-04-19T20:55:00Z"/>
            </w:rPr>
          </w:rPrChange>
        </w:rPr>
      </w:pPr>
      <w:r w:rsidRPr="00194C46">
        <w:rPr>
          <w:b/>
          <w:bCs/>
          <w:sz w:val="32"/>
          <w:szCs w:val="24"/>
          <w:rPrChange w:id="799" w:author="Qi Cheng" w:date="2020-04-19T20:41:00Z">
            <w:rPr>
              <w:b/>
            </w:rPr>
          </w:rPrChange>
        </w:rPr>
        <w:t>DATA MERG</w:t>
      </w:r>
      <w:ins w:id="800" w:author="Qi Cheng" w:date="2020-04-19T20:42:00Z">
        <w:r>
          <w:rPr>
            <w:b/>
            <w:bCs/>
            <w:sz w:val="32"/>
            <w:szCs w:val="24"/>
          </w:rPr>
          <w:t>ING</w:t>
        </w:r>
      </w:ins>
      <w:del w:id="801" w:author="Qi Cheng" w:date="2020-04-19T20:42:00Z">
        <w:r w:rsidRPr="00194C46" w:rsidDel="00194C46">
          <w:rPr>
            <w:b/>
            <w:bCs/>
            <w:sz w:val="32"/>
            <w:szCs w:val="24"/>
            <w:rPrChange w:id="802" w:author="Qi Cheng" w:date="2020-04-19T20:41:00Z">
              <w:rPr>
                <w:b/>
              </w:rPr>
            </w:rPrChange>
          </w:rPr>
          <w:delText>E</w:delText>
        </w:r>
      </w:del>
      <w:r w:rsidRPr="00194C46">
        <w:rPr>
          <w:b/>
          <w:bCs/>
          <w:sz w:val="32"/>
          <w:szCs w:val="24"/>
          <w:rPrChange w:id="803" w:author="Qi Cheng" w:date="2020-04-19T20:41:00Z">
            <w:rPr>
              <w:b/>
            </w:rPr>
          </w:rPrChange>
        </w:rPr>
        <w:t xml:space="preserve"> (SEASONS STATS AND MVP STATS):</w:t>
      </w:r>
    </w:p>
    <w:p w14:paraId="5E4A8623" w14:textId="77777777" w:rsidR="00CA3A68" w:rsidRDefault="00CA3A68" w:rsidP="00CA3A68">
      <w:pPr>
        <w:pStyle w:val="Content"/>
      </w:pPr>
    </w:p>
    <w:p w14:paraId="30C3ECA3" w14:textId="6BD336C1" w:rsidR="00CA3A68" w:rsidDel="009D49AA" w:rsidRDefault="00CA3A68" w:rsidP="00CA3A68">
      <w:pPr>
        <w:pStyle w:val="Content"/>
        <w:rPr>
          <w:del w:id="804" w:author="Qi Cheng" w:date="2020-04-19T21:00:00Z"/>
        </w:rPr>
      </w:pPr>
      <w:r>
        <w:t xml:space="preserve"> Df is the merged data set.</w:t>
      </w:r>
    </w:p>
    <w:p w14:paraId="20E86F7E" w14:textId="77777777" w:rsidR="009D49AA" w:rsidRDefault="009D49AA" w:rsidP="00CA3A68">
      <w:pPr>
        <w:pStyle w:val="Content"/>
        <w:rPr>
          <w:ins w:id="805" w:author="Qi Cheng" w:date="2020-04-19T21:03:00Z"/>
        </w:rPr>
      </w:pPr>
    </w:p>
    <w:p w14:paraId="2B135849" w14:textId="202EA13E" w:rsidR="00CA3A68" w:rsidRDefault="00CA3A68" w:rsidP="00CA3A68">
      <w:pPr>
        <w:pStyle w:val="Content"/>
      </w:pPr>
    </w:p>
    <w:p w14:paraId="37EC8E42" w14:textId="6C08D889" w:rsidR="00CA3A68" w:rsidRDefault="00CA3A68" w:rsidP="00CA3A68">
      <w:pPr>
        <w:pStyle w:val="Content"/>
        <w:jc w:val="center"/>
      </w:pPr>
      <w:r w:rsidRPr="00CA3A68">
        <w:rPr>
          <w:noProof/>
        </w:rPr>
        <w:drawing>
          <wp:inline distT="0" distB="0" distL="0" distR="0" wp14:anchorId="7192FA0E" wp14:editId="48F5DA1A">
            <wp:extent cx="6309360" cy="1429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1429385"/>
                    </a:xfrm>
                    <a:prstGeom prst="rect">
                      <a:avLst/>
                    </a:prstGeom>
                  </pic:spPr>
                </pic:pic>
              </a:graphicData>
            </a:graphic>
          </wp:inline>
        </w:drawing>
      </w:r>
    </w:p>
    <w:p w14:paraId="2A67E839" w14:textId="3C4D2829" w:rsidR="00CA3A68" w:rsidRDefault="00CA3A68" w:rsidP="00CA3A68">
      <w:pPr>
        <w:pStyle w:val="Content"/>
      </w:pPr>
    </w:p>
    <w:p w14:paraId="0A6B293F" w14:textId="0298DBCE" w:rsidR="00CA3A68" w:rsidRPr="00194C46" w:rsidRDefault="00194C46" w:rsidP="00CA3A68">
      <w:pPr>
        <w:pStyle w:val="Content"/>
        <w:rPr>
          <w:b/>
          <w:bCs/>
          <w:sz w:val="32"/>
          <w:szCs w:val="24"/>
          <w:rPrChange w:id="806" w:author="Qi Cheng" w:date="2020-04-19T20:42:00Z">
            <w:rPr/>
          </w:rPrChange>
        </w:rPr>
      </w:pPr>
      <w:r w:rsidRPr="00194C46">
        <w:rPr>
          <w:b/>
          <w:bCs/>
          <w:sz w:val="32"/>
          <w:szCs w:val="24"/>
          <w:rPrChange w:id="807" w:author="Qi Cheng" w:date="2020-04-19T20:42:00Z">
            <w:rPr>
              <w:sz w:val="32"/>
              <w:szCs w:val="24"/>
            </w:rPr>
          </w:rPrChange>
        </w:rPr>
        <w:t>CHECK A CORRELATION BETWEEN DATA:</w:t>
      </w:r>
    </w:p>
    <w:p w14:paraId="33E1B517" w14:textId="316F0A8C" w:rsidR="00CA3A68" w:rsidDel="006F2773" w:rsidRDefault="00CA3A68" w:rsidP="00CA3A68">
      <w:pPr>
        <w:pStyle w:val="Content"/>
        <w:rPr>
          <w:del w:id="808" w:author="Qi Cheng" w:date="2020-04-19T20:55:00Z"/>
        </w:rPr>
      </w:pPr>
      <w:r>
        <w:t>Density plot of the final data set attributes:</w:t>
      </w:r>
    </w:p>
    <w:p w14:paraId="418B1217" w14:textId="582401D4" w:rsidR="00CA3A68" w:rsidRDefault="00CA3A68">
      <w:pPr>
        <w:pStyle w:val="Content"/>
        <w:pPrChange w:id="809" w:author="Qi Cheng" w:date="2020-04-19T20:55:00Z">
          <w:pPr>
            <w:pStyle w:val="Content"/>
            <w:jc w:val="center"/>
          </w:pPr>
        </w:pPrChange>
      </w:pPr>
    </w:p>
    <w:p w14:paraId="770A73B3" w14:textId="2CD9A441" w:rsidR="00CA3A68" w:rsidRPr="00CA3A68" w:rsidDel="00194C46" w:rsidRDefault="00CA3A68" w:rsidP="00CA3A68">
      <w:pPr>
        <w:pStyle w:val="Content"/>
        <w:jc w:val="center"/>
        <w:rPr>
          <w:del w:id="810" w:author="Qi Cheng" w:date="2020-04-19T20:43:00Z"/>
        </w:rPr>
      </w:pPr>
      <w:r w:rsidRPr="00A935D6">
        <w:rPr>
          <w:b/>
          <w:noProof/>
        </w:rPr>
        <w:drawing>
          <wp:inline distT="0" distB="0" distL="0" distR="0" wp14:anchorId="65EC342E" wp14:editId="2E1C0119">
            <wp:extent cx="6198920" cy="36044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64637" cy="3642696"/>
                    </a:xfrm>
                    <a:prstGeom prst="rect">
                      <a:avLst/>
                    </a:prstGeom>
                  </pic:spPr>
                </pic:pic>
              </a:graphicData>
            </a:graphic>
          </wp:inline>
        </w:drawing>
      </w:r>
    </w:p>
    <w:p w14:paraId="31017A29" w14:textId="6909A557" w:rsidR="00FC5EF3" w:rsidRDefault="00FC5EF3">
      <w:pPr>
        <w:pStyle w:val="Content"/>
        <w:jc w:val="center"/>
        <w:pPrChange w:id="811" w:author="Qi Cheng" w:date="2020-04-19T20:43:00Z">
          <w:pPr>
            <w:pStyle w:val="Content"/>
          </w:pPr>
        </w:pPrChange>
      </w:pPr>
    </w:p>
    <w:p w14:paraId="3218DCEA" w14:textId="7897D96D" w:rsidR="00CA3A68" w:rsidRDefault="00CA3A68">
      <w:pPr>
        <w:pStyle w:val="Content"/>
        <w:jc w:val="both"/>
        <w:pPrChange w:id="812" w:author="Qi Cheng" w:date="2020-04-19T20:55:00Z">
          <w:pPr>
            <w:pStyle w:val="Content"/>
          </w:pPr>
        </w:pPrChange>
      </w:pPr>
      <w:r>
        <w:lastRenderedPageBreak/>
        <w:t>We will do the box plot for all the elements side by as we are passing all of them in the prediction function.</w:t>
      </w:r>
    </w:p>
    <w:p w14:paraId="747D2374" w14:textId="7FC618E4" w:rsidR="00CA3A68" w:rsidRDefault="00CA3A68" w:rsidP="00CA3A68">
      <w:pPr>
        <w:pStyle w:val="Content"/>
      </w:pPr>
    </w:p>
    <w:p w14:paraId="6DB5D77D" w14:textId="74FA7564" w:rsidR="00CA3A68" w:rsidRDefault="00CA3A68" w:rsidP="00CA3A68">
      <w:pPr>
        <w:pStyle w:val="Content"/>
      </w:pPr>
      <w:r w:rsidRPr="00146EB6">
        <w:rPr>
          <w:noProof/>
        </w:rPr>
        <w:drawing>
          <wp:inline distT="0" distB="0" distL="0" distR="0" wp14:anchorId="3452F09C" wp14:editId="6CE56989">
            <wp:extent cx="5943600" cy="35191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19170"/>
                    </a:xfrm>
                    <a:prstGeom prst="rect">
                      <a:avLst/>
                    </a:prstGeom>
                  </pic:spPr>
                </pic:pic>
              </a:graphicData>
            </a:graphic>
          </wp:inline>
        </w:drawing>
      </w:r>
    </w:p>
    <w:p w14:paraId="477672BE" w14:textId="2265ADCC" w:rsidR="00CA3A68" w:rsidRDefault="00CA3A68" w:rsidP="00CA3A68">
      <w:pPr>
        <w:pStyle w:val="Content"/>
      </w:pPr>
    </w:p>
    <w:p w14:paraId="0C90E0FF" w14:textId="6E46C6F3" w:rsidR="00CA3A68" w:rsidRPr="000D1D55" w:rsidRDefault="00194C46">
      <w:pPr>
        <w:pStyle w:val="Content"/>
        <w:rPr>
          <w:b/>
          <w:bCs/>
          <w:sz w:val="32"/>
          <w:szCs w:val="24"/>
          <w:rPrChange w:id="813" w:author="Qi Cheng" w:date="2020-04-19T20:59:00Z">
            <w:rPr/>
          </w:rPrChange>
        </w:rPr>
      </w:pPr>
      <w:r w:rsidRPr="000D1D55">
        <w:rPr>
          <w:b/>
          <w:bCs/>
          <w:sz w:val="32"/>
          <w:szCs w:val="24"/>
          <w:rPrChange w:id="814" w:author="Qi Cheng" w:date="2020-04-19T20:59:00Z">
            <w:rPr>
              <w:sz w:val="32"/>
              <w:szCs w:val="32"/>
            </w:rPr>
          </w:rPrChange>
        </w:rPr>
        <w:t xml:space="preserve">THE MODEL USED FOR </w:t>
      </w:r>
      <w:r w:rsidRPr="00DB4391">
        <w:rPr>
          <w:b/>
          <w:bCs/>
          <w:sz w:val="32"/>
          <w:szCs w:val="24"/>
        </w:rPr>
        <w:t>PREDICTIONS</w:t>
      </w:r>
      <w:r w:rsidRPr="000D1D55">
        <w:rPr>
          <w:b/>
          <w:bCs/>
          <w:sz w:val="32"/>
          <w:szCs w:val="24"/>
          <w:rPrChange w:id="815" w:author="Qi Cheng" w:date="2020-04-19T20:59:00Z">
            <w:rPr>
              <w:sz w:val="32"/>
              <w:szCs w:val="32"/>
            </w:rPr>
          </w:rPrChange>
        </w:rPr>
        <w:t xml:space="preserve"> OF </w:t>
      </w:r>
      <w:proofErr w:type="gramStart"/>
      <w:r w:rsidRPr="000D1D55">
        <w:rPr>
          <w:b/>
          <w:bCs/>
          <w:sz w:val="32"/>
          <w:szCs w:val="24"/>
          <w:rPrChange w:id="816" w:author="Qi Cheng" w:date="2020-04-19T20:59:00Z">
            <w:rPr>
              <w:sz w:val="32"/>
              <w:szCs w:val="32"/>
            </w:rPr>
          </w:rPrChange>
        </w:rPr>
        <w:t>MVP :</w:t>
      </w:r>
      <w:proofErr w:type="gramEnd"/>
    </w:p>
    <w:p w14:paraId="04CBFEB9" w14:textId="20F7C471" w:rsidR="00CA3A68" w:rsidRDefault="00CA3A68" w:rsidP="00CA3A68">
      <w:pPr>
        <w:pStyle w:val="Content"/>
      </w:pPr>
    </w:p>
    <w:p w14:paraId="5C37F698" w14:textId="16E2B23D" w:rsidR="00CA3A68" w:rsidRDefault="00CA3A68">
      <w:pPr>
        <w:pStyle w:val="Content"/>
        <w:jc w:val="both"/>
        <w:pPrChange w:id="817" w:author="Qi Cheng" w:date="2020-04-19T20:55:00Z">
          <w:pPr>
            <w:pStyle w:val="Content"/>
          </w:pPr>
        </w:pPrChange>
      </w:pPr>
      <w:r>
        <w:t xml:space="preserve">The model that we are using is </w:t>
      </w:r>
      <w:r w:rsidRPr="00CA3A68">
        <w:rPr>
          <w:b/>
          <w:bCs/>
        </w:rPr>
        <w:t>Random forest</w:t>
      </w:r>
      <w:r>
        <w:t xml:space="preserve"> </w:t>
      </w:r>
      <w:ins w:id="818" w:author="Qi Cheng" w:date="2020-04-19T21:05:00Z">
        <w:r w:rsidR="00C15D8C">
          <w:t>[4]</w:t>
        </w:r>
      </w:ins>
      <w:ins w:id="819" w:author="Qi Cheng" w:date="2020-04-19T21:07:00Z">
        <w:r w:rsidR="00C15D8C">
          <w:t>,</w:t>
        </w:r>
      </w:ins>
      <w:ins w:id="820" w:author="Qi Cheng" w:date="2020-04-19T21:05:00Z">
        <w:r w:rsidR="00C15D8C">
          <w:t xml:space="preserve"> </w:t>
        </w:r>
      </w:ins>
      <w:r>
        <w:t xml:space="preserve">and we have reached this decision after comparing the models based on </w:t>
      </w:r>
      <w:ins w:id="821" w:author="Qi Cheng" w:date="2020-04-19T21:07:00Z">
        <w:r w:rsidR="00C15D8C">
          <w:t xml:space="preserve">the </w:t>
        </w:r>
      </w:ins>
      <w:r>
        <w:t>confusion matrix and other comparable scenarios like the imbalanced data</w:t>
      </w:r>
      <w:ins w:id="822" w:author="Qi Cheng" w:date="2020-04-19T21:07:00Z">
        <w:r w:rsidR="00C15D8C">
          <w:t>,</w:t>
        </w:r>
      </w:ins>
      <w:r>
        <w:t xml:space="preserve"> etc.</w:t>
      </w:r>
    </w:p>
    <w:p w14:paraId="3D9F6223" w14:textId="2684A42B" w:rsidR="00CA3A68" w:rsidRDefault="00CA3A68">
      <w:pPr>
        <w:pStyle w:val="Content"/>
        <w:jc w:val="both"/>
        <w:pPrChange w:id="823" w:author="Qi Cheng" w:date="2020-04-19T20:55:00Z">
          <w:pPr>
            <w:pStyle w:val="Content"/>
          </w:pPr>
        </w:pPrChange>
      </w:pPr>
    </w:p>
    <w:p w14:paraId="499ADC17" w14:textId="5FC70EC2" w:rsidR="00CA3A68" w:rsidRDefault="00CA3A68">
      <w:pPr>
        <w:pStyle w:val="Content"/>
        <w:jc w:val="both"/>
        <w:pPrChange w:id="824" w:author="Qi Cheng" w:date="2020-04-19T20:55:00Z">
          <w:pPr>
            <w:pStyle w:val="Content"/>
          </w:pPr>
        </w:pPrChange>
      </w:pPr>
      <w:r>
        <w:t>In random forest</w:t>
      </w:r>
      <w:ins w:id="825" w:author="Qi Cheng" w:date="2020-04-19T21:07:00Z">
        <w:r w:rsidR="00C15D8C">
          <w:t xml:space="preserve"> </w:t>
        </w:r>
        <w:proofErr w:type="gramStart"/>
        <w:r w:rsidR="00C15D8C">
          <w:t xml:space="preserve">scheme, </w:t>
        </w:r>
      </w:ins>
      <w:r>
        <w:t xml:space="preserve"> features</w:t>
      </w:r>
      <w:proofErr w:type="gramEnd"/>
      <w:r>
        <w:t xml:space="preserve"> are</w:t>
      </w:r>
      <w:del w:id="826" w:author="Qi Cheng" w:date="2020-04-19T21:07:00Z">
        <w:r w:rsidDel="00C15D8C">
          <w:delText xml:space="preserve"> of</w:delText>
        </w:r>
      </w:del>
      <w:r>
        <w:t xml:space="preserve"> very much </w:t>
      </w:r>
      <w:del w:id="827" w:author="Qi Cheng" w:date="2020-04-19T20:43:00Z">
        <w:r w:rsidDel="00194C46">
          <w:delText xml:space="preserve">importance </w:delText>
        </w:r>
      </w:del>
      <w:ins w:id="828" w:author="Qi Cheng" w:date="2020-04-19T21:07:00Z">
        <w:r w:rsidR="00C15D8C">
          <w:t>crucial</w:t>
        </w:r>
      </w:ins>
      <w:ins w:id="829" w:author="Qi Cheng" w:date="2020-04-19T20:43:00Z">
        <w:r w:rsidR="00194C46">
          <w:t xml:space="preserve"> </w:t>
        </w:r>
      </w:ins>
      <w:r>
        <w:t>for the prediction</w:t>
      </w:r>
      <w:del w:id="830" w:author="Qi Cheng" w:date="2020-04-19T21:07:00Z">
        <w:r w:rsidDel="00C15D8C">
          <w:delText xml:space="preserve"> and</w:delText>
        </w:r>
      </w:del>
      <w:r>
        <w:t xml:space="preserve"> as we can see the importance plot for all the variables below.</w:t>
      </w:r>
    </w:p>
    <w:p w14:paraId="2B26FD8C" w14:textId="14AFF09E" w:rsidR="00CA3A68" w:rsidRDefault="00CA3A68" w:rsidP="00CA3A68">
      <w:pPr>
        <w:pStyle w:val="Content"/>
      </w:pPr>
    </w:p>
    <w:p w14:paraId="3CAE8855" w14:textId="0EB101CB" w:rsidR="00CA3A68" w:rsidRDefault="00CA3A68" w:rsidP="00CA3A68">
      <w:pPr>
        <w:pStyle w:val="Content"/>
        <w:jc w:val="center"/>
      </w:pPr>
      <w:r w:rsidRPr="00955B70">
        <w:rPr>
          <w:noProof/>
        </w:rPr>
        <w:lastRenderedPageBreak/>
        <w:drawing>
          <wp:inline distT="0" distB="0" distL="0" distR="0" wp14:anchorId="379E8537" wp14:editId="7AD2B4BA">
            <wp:extent cx="4210050" cy="299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3163" cy="2999416"/>
                    </a:xfrm>
                    <a:prstGeom prst="rect">
                      <a:avLst/>
                    </a:prstGeom>
                  </pic:spPr>
                </pic:pic>
              </a:graphicData>
            </a:graphic>
          </wp:inline>
        </w:drawing>
      </w:r>
    </w:p>
    <w:p w14:paraId="31C940C1" w14:textId="61C25521" w:rsidR="00CA3A68" w:rsidRDefault="00CA3A68" w:rsidP="00CA3A68">
      <w:pPr>
        <w:pStyle w:val="Content"/>
      </w:pPr>
    </w:p>
    <w:p w14:paraId="7748CE51" w14:textId="006C4B32" w:rsidR="00CA3A68" w:rsidRDefault="00CA3A68" w:rsidP="00CA3A68">
      <w:pPr>
        <w:pStyle w:val="Content"/>
      </w:pPr>
    </w:p>
    <w:p w14:paraId="558D67F2" w14:textId="35A2F9C5" w:rsidR="00CA3A68" w:rsidRDefault="0063555D">
      <w:pPr>
        <w:pStyle w:val="Content"/>
        <w:jc w:val="both"/>
        <w:pPrChange w:id="831" w:author="Qi Cheng" w:date="2020-04-19T20:44:00Z">
          <w:pPr>
            <w:pStyle w:val="Content"/>
          </w:pPr>
        </w:pPrChange>
      </w:pPr>
      <w:r>
        <w:t xml:space="preserve">Another </w:t>
      </w:r>
      <w:del w:id="832" w:author="Qi Cheng" w:date="2020-04-19T20:44:00Z">
        <w:r w:rsidDel="00194C46">
          <w:delText xml:space="preserve">important </w:delText>
        </w:r>
      </w:del>
      <w:ins w:id="833" w:author="Qi Cheng" w:date="2020-04-19T20:44:00Z">
        <w:r w:rsidR="00194C46">
          <w:t xml:space="preserve">essential </w:t>
        </w:r>
      </w:ins>
      <w:r>
        <w:t xml:space="preserve">aspect </w:t>
      </w:r>
      <w:del w:id="834" w:author="Qi Cheng" w:date="2020-04-19T21:08:00Z">
        <w:r w:rsidDel="00C15D8C">
          <w:delText xml:space="preserve">in </w:delText>
        </w:r>
      </w:del>
      <w:ins w:id="835" w:author="Qi Cheng" w:date="2020-04-19T21:08:00Z">
        <w:r w:rsidR="00C15D8C">
          <w:t xml:space="preserve">of the </w:t>
        </w:r>
      </w:ins>
      <w:r>
        <w:t>Random forest</w:t>
      </w:r>
      <w:ins w:id="836" w:author="Qi Cheng" w:date="2020-04-19T21:08:00Z">
        <w:r w:rsidR="00C15D8C">
          <w:t xml:space="preserve"> scheme</w:t>
        </w:r>
      </w:ins>
      <w:r>
        <w:t xml:space="preserve"> is not assuming the linear relationship between attributes</w:t>
      </w:r>
      <w:ins w:id="837" w:author="Qi Cheng" w:date="2020-04-19T21:08:00Z">
        <w:r w:rsidR="00C15D8C">
          <w:t>. Still,</w:t>
        </w:r>
      </w:ins>
      <w:del w:id="838" w:author="Qi Cheng" w:date="2020-04-19T21:08:00Z">
        <w:r w:rsidDel="00C15D8C">
          <w:delText xml:space="preserve"> but</w:delText>
        </w:r>
      </w:del>
      <w:r>
        <w:t xml:space="preserve"> it counts on the randomness and therefore proves to be better for a non-linear type of predictions.</w:t>
      </w:r>
    </w:p>
    <w:p w14:paraId="1AB7E31E" w14:textId="1B90C15B" w:rsidR="0063555D" w:rsidRDefault="0063555D">
      <w:pPr>
        <w:pStyle w:val="Content"/>
        <w:jc w:val="both"/>
        <w:pPrChange w:id="839" w:author="Qi Cheng" w:date="2020-04-19T20:44:00Z">
          <w:pPr>
            <w:pStyle w:val="Content"/>
          </w:pPr>
        </w:pPrChange>
      </w:pPr>
    </w:p>
    <w:p w14:paraId="1B56702A" w14:textId="1EEDE0B4" w:rsidR="0063555D" w:rsidRDefault="0063555D">
      <w:pPr>
        <w:pStyle w:val="Content"/>
        <w:jc w:val="both"/>
        <w:pPrChange w:id="840" w:author="Qi Cheng" w:date="2020-04-19T20:44:00Z">
          <w:pPr>
            <w:pStyle w:val="Content"/>
          </w:pPr>
        </w:pPrChange>
      </w:pPr>
      <w:r>
        <w:t>In the random forest, we take random samples and use many decision trees to average out the output to better fit the data and predict as accurately as possible. We are taking 100 tree samples for this data set as one of our input for the random forest algorithm.</w:t>
      </w:r>
    </w:p>
    <w:p w14:paraId="26D229B7" w14:textId="67972087" w:rsidR="0063555D" w:rsidRDefault="0063555D">
      <w:pPr>
        <w:pStyle w:val="Content"/>
        <w:jc w:val="both"/>
        <w:pPrChange w:id="841" w:author="Qi Cheng" w:date="2020-04-19T20:44:00Z">
          <w:pPr>
            <w:pStyle w:val="Content"/>
          </w:pPr>
        </w:pPrChange>
      </w:pPr>
    </w:p>
    <w:p w14:paraId="6A435BB7" w14:textId="182A8A2A" w:rsidR="0063555D" w:rsidRDefault="0063555D">
      <w:pPr>
        <w:pStyle w:val="Content"/>
        <w:jc w:val="both"/>
        <w:pPrChange w:id="842" w:author="Qi Cheng" w:date="2020-04-19T20:44:00Z">
          <w:pPr>
            <w:pStyle w:val="Content"/>
          </w:pPr>
        </w:pPrChange>
      </w:pPr>
      <w:r>
        <w:t>Before using the algorithm</w:t>
      </w:r>
      <w:ins w:id="843" w:author="Qi Cheng" w:date="2020-04-19T20:44:00Z">
        <w:r w:rsidR="00194C46">
          <w:t>,</w:t>
        </w:r>
      </w:ins>
      <w:r>
        <w:t xml:space="preserve"> we</w:t>
      </w:r>
      <w:ins w:id="844" w:author="Qi Cheng" w:date="2020-04-19T21:09:00Z">
        <w:r w:rsidR="00C15D8C">
          <w:t xml:space="preserve"> need to</w:t>
        </w:r>
      </w:ins>
      <w:r>
        <w:t xml:space="preserve"> </w:t>
      </w:r>
      <w:del w:id="845" w:author="Qi Cheng" w:date="2020-04-19T20:44:00Z">
        <w:r w:rsidDel="00194C46">
          <w:delText>are balancing</w:delText>
        </w:r>
      </w:del>
      <w:ins w:id="846" w:author="Qi Cheng" w:date="2020-04-19T20:44:00Z">
        <w:r w:rsidR="00194C46">
          <w:t>balance</w:t>
        </w:r>
      </w:ins>
      <w:r>
        <w:t xml:space="preserve"> the training data set using the</w:t>
      </w:r>
      <w:del w:id="847" w:author="Qi Cheng" w:date="2020-04-19T20:44:00Z">
        <w:r w:rsidDel="00194C46">
          <w:delText xml:space="preserve"> </w:delText>
        </w:r>
      </w:del>
      <w:r>
        <w:t xml:space="preserve"> </w:t>
      </w:r>
      <w:r w:rsidRPr="0063555D">
        <w:rPr>
          <w:b/>
          <w:bCs/>
        </w:rPr>
        <w:t>Synthetic Minority Over-Sampling Technique (SMOTE)</w:t>
      </w:r>
      <w:ins w:id="848" w:author="Qi Cheng" w:date="2020-04-19T21:09:00Z">
        <w:r w:rsidR="00C15D8C">
          <w:rPr>
            <w:b/>
            <w:bCs/>
          </w:rPr>
          <w:t xml:space="preserve"> [5], [6]</w:t>
        </w:r>
      </w:ins>
      <w:r>
        <w:rPr>
          <w:b/>
          <w:bCs/>
        </w:rPr>
        <w:t xml:space="preserve">. </w:t>
      </w:r>
      <w:r>
        <w:t>We use this method to balance the data because to avoid overfitting</w:t>
      </w:r>
      <w:ins w:id="849" w:author="Qi Cheng" w:date="2020-04-19T20:44:00Z">
        <w:r w:rsidR="00194C46">
          <w:t>,</w:t>
        </w:r>
      </w:ins>
      <w:r>
        <w:t xml:space="preserve"> which is caused by other methods like oversampling and </w:t>
      </w:r>
      <w:proofErr w:type="spellStart"/>
      <w:r>
        <w:t>undersampling</w:t>
      </w:r>
      <w:proofErr w:type="spellEnd"/>
      <w:r>
        <w:t>.</w:t>
      </w:r>
    </w:p>
    <w:p w14:paraId="5B2030D2" w14:textId="7CFDCD84" w:rsidR="0063555D" w:rsidRDefault="0063555D">
      <w:pPr>
        <w:pStyle w:val="Content"/>
        <w:jc w:val="both"/>
        <w:pPrChange w:id="850" w:author="Qi Cheng" w:date="2020-04-19T20:44:00Z">
          <w:pPr>
            <w:pStyle w:val="Content"/>
          </w:pPr>
        </w:pPrChange>
      </w:pPr>
    </w:p>
    <w:p w14:paraId="77C83850" w14:textId="63274389" w:rsidR="003240B4" w:rsidRDefault="0063555D">
      <w:pPr>
        <w:pStyle w:val="Content"/>
        <w:jc w:val="both"/>
        <w:pPrChange w:id="851" w:author="Qi Cheng" w:date="2020-04-19T20:44:00Z">
          <w:pPr>
            <w:pStyle w:val="Content"/>
          </w:pPr>
        </w:pPrChange>
      </w:pPr>
      <w:r>
        <w:t>In this method, we are creating the replica of the minority instances in the main dataset using the feature space and therefore leading to no loss of information while creating a balanced data set.</w:t>
      </w:r>
    </w:p>
    <w:p w14:paraId="5417F9BB" w14:textId="2058A7C7" w:rsidR="00947A3B" w:rsidRDefault="00646798" w:rsidP="00947A3B">
      <w:pPr>
        <w:pStyle w:val="Heading1"/>
      </w:pPr>
      <w:bookmarkStart w:id="852" w:name="_Toc38222421"/>
      <w:r>
        <w:lastRenderedPageBreak/>
        <w:t>Major</w:t>
      </w:r>
      <w:r w:rsidR="00947A3B">
        <w:t xml:space="preserve"> R Code</w:t>
      </w:r>
      <w:bookmarkEnd w:id="852"/>
    </w:p>
    <w:p w14:paraId="76C21E6E" w14:textId="77777777" w:rsidR="001460FC" w:rsidRDefault="001460FC" w:rsidP="001460FC">
      <w:pPr>
        <w:pStyle w:val="Content"/>
      </w:pPr>
      <w:r>
        <w:t>#Code for the Business Proposal regarding the Prediction of the MVP in NBA based on the various parameters</w:t>
      </w:r>
    </w:p>
    <w:p w14:paraId="101647DE" w14:textId="77777777" w:rsidR="001460FC" w:rsidRDefault="001460FC" w:rsidP="001460FC">
      <w:pPr>
        <w:pStyle w:val="Content"/>
      </w:pPr>
    </w:p>
    <w:p w14:paraId="41CFC453" w14:textId="77777777" w:rsidR="001460FC" w:rsidRDefault="001460FC" w:rsidP="001460FC">
      <w:pPr>
        <w:pStyle w:val="Content"/>
      </w:pPr>
      <w:r>
        <w:t>##Libraries required</w:t>
      </w:r>
    </w:p>
    <w:p w14:paraId="5AAB723A" w14:textId="77777777" w:rsidR="001460FC" w:rsidRPr="00194C46" w:rsidRDefault="001460FC" w:rsidP="001460FC">
      <w:pPr>
        <w:pStyle w:val="Content"/>
        <w:rPr>
          <w:b/>
          <w:bCs/>
          <w:rPrChange w:id="853" w:author="Qi Cheng" w:date="2020-04-19T20:45:00Z">
            <w:rPr/>
          </w:rPrChange>
        </w:rPr>
      </w:pPr>
      <w:r w:rsidRPr="00194C46">
        <w:rPr>
          <w:b/>
          <w:bCs/>
          <w:rPrChange w:id="854" w:author="Qi Cheng" w:date="2020-04-19T20:45:00Z">
            <w:rPr/>
          </w:rPrChange>
        </w:rPr>
        <w:t>library("</w:t>
      </w:r>
      <w:proofErr w:type="spellStart"/>
      <w:r w:rsidRPr="00194C46">
        <w:rPr>
          <w:b/>
          <w:bCs/>
          <w:rPrChange w:id="855" w:author="Qi Cheng" w:date="2020-04-19T20:45:00Z">
            <w:rPr/>
          </w:rPrChange>
        </w:rPr>
        <w:t>stringr</w:t>
      </w:r>
      <w:proofErr w:type="spellEnd"/>
      <w:r w:rsidRPr="00194C46">
        <w:rPr>
          <w:b/>
          <w:bCs/>
          <w:rPrChange w:id="856" w:author="Qi Cheng" w:date="2020-04-19T20:45:00Z">
            <w:rPr/>
          </w:rPrChange>
        </w:rPr>
        <w:t>")</w:t>
      </w:r>
    </w:p>
    <w:p w14:paraId="7E49FF3F" w14:textId="77777777" w:rsidR="001460FC" w:rsidRPr="00194C46" w:rsidRDefault="001460FC" w:rsidP="001460FC">
      <w:pPr>
        <w:pStyle w:val="Content"/>
        <w:rPr>
          <w:b/>
          <w:bCs/>
          <w:rPrChange w:id="857" w:author="Qi Cheng" w:date="2020-04-19T20:45:00Z">
            <w:rPr/>
          </w:rPrChange>
        </w:rPr>
      </w:pPr>
      <w:r w:rsidRPr="00194C46">
        <w:rPr>
          <w:b/>
          <w:bCs/>
          <w:rPrChange w:id="858" w:author="Qi Cheng" w:date="2020-04-19T20:45:00Z">
            <w:rPr/>
          </w:rPrChange>
        </w:rPr>
        <w:t>library("caret")</w:t>
      </w:r>
    </w:p>
    <w:p w14:paraId="77D20E77" w14:textId="77777777" w:rsidR="001460FC" w:rsidRPr="00194C46" w:rsidRDefault="001460FC" w:rsidP="001460FC">
      <w:pPr>
        <w:pStyle w:val="Content"/>
        <w:rPr>
          <w:b/>
          <w:bCs/>
          <w:rPrChange w:id="859" w:author="Qi Cheng" w:date="2020-04-19T20:45:00Z">
            <w:rPr/>
          </w:rPrChange>
        </w:rPr>
      </w:pPr>
      <w:r w:rsidRPr="00194C46">
        <w:rPr>
          <w:b/>
          <w:bCs/>
          <w:rPrChange w:id="860" w:author="Qi Cheng" w:date="2020-04-19T20:45:00Z">
            <w:rPr/>
          </w:rPrChange>
        </w:rPr>
        <w:t>library("</w:t>
      </w:r>
      <w:proofErr w:type="spellStart"/>
      <w:r w:rsidRPr="00194C46">
        <w:rPr>
          <w:b/>
          <w:bCs/>
          <w:rPrChange w:id="861" w:author="Qi Cheng" w:date="2020-04-19T20:45:00Z">
            <w:rPr/>
          </w:rPrChange>
        </w:rPr>
        <w:t>caTools</w:t>
      </w:r>
      <w:proofErr w:type="spellEnd"/>
      <w:r w:rsidRPr="00194C46">
        <w:rPr>
          <w:b/>
          <w:bCs/>
          <w:rPrChange w:id="862" w:author="Qi Cheng" w:date="2020-04-19T20:45:00Z">
            <w:rPr/>
          </w:rPrChange>
        </w:rPr>
        <w:t>")</w:t>
      </w:r>
    </w:p>
    <w:p w14:paraId="5081F1BA" w14:textId="77777777" w:rsidR="001460FC" w:rsidRPr="00194C46" w:rsidRDefault="001460FC" w:rsidP="001460FC">
      <w:pPr>
        <w:pStyle w:val="Content"/>
        <w:rPr>
          <w:b/>
          <w:bCs/>
          <w:rPrChange w:id="863" w:author="Qi Cheng" w:date="2020-04-19T20:45:00Z">
            <w:rPr/>
          </w:rPrChange>
        </w:rPr>
      </w:pPr>
      <w:r w:rsidRPr="00194C46">
        <w:rPr>
          <w:b/>
          <w:bCs/>
          <w:rPrChange w:id="864" w:author="Qi Cheng" w:date="2020-04-19T20:45:00Z">
            <w:rPr/>
          </w:rPrChange>
        </w:rPr>
        <w:t>library("</w:t>
      </w:r>
      <w:proofErr w:type="spellStart"/>
      <w:r w:rsidRPr="00194C46">
        <w:rPr>
          <w:b/>
          <w:bCs/>
          <w:rPrChange w:id="865" w:author="Qi Cheng" w:date="2020-04-19T20:45:00Z">
            <w:rPr/>
          </w:rPrChange>
        </w:rPr>
        <w:t>DMwR</w:t>
      </w:r>
      <w:proofErr w:type="spellEnd"/>
      <w:r w:rsidRPr="00194C46">
        <w:rPr>
          <w:b/>
          <w:bCs/>
          <w:rPrChange w:id="866" w:author="Qi Cheng" w:date="2020-04-19T20:45:00Z">
            <w:rPr/>
          </w:rPrChange>
        </w:rPr>
        <w:t>")</w:t>
      </w:r>
    </w:p>
    <w:p w14:paraId="24234836" w14:textId="77777777" w:rsidR="001460FC" w:rsidRPr="00194C46" w:rsidRDefault="001460FC" w:rsidP="001460FC">
      <w:pPr>
        <w:pStyle w:val="Content"/>
        <w:rPr>
          <w:b/>
          <w:bCs/>
          <w:rPrChange w:id="867" w:author="Qi Cheng" w:date="2020-04-19T20:45:00Z">
            <w:rPr/>
          </w:rPrChange>
        </w:rPr>
      </w:pPr>
      <w:r w:rsidRPr="00194C46">
        <w:rPr>
          <w:b/>
          <w:bCs/>
          <w:rPrChange w:id="868" w:author="Qi Cheng" w:date="2020-04-19T20:45:00Z">
            <w:rPr/>
          </w:rPrChange>
        </w:rPr>
        <w:t>library("</w:t>
      </w:r>
      <w:proofErr w:type="spellStart"/>
      <w:r w:rsidRPr="00194C46">
        <w:rPr>
          <w:b/>
          <w:bCs/>
          <w:rPrChange w:id="869" w:author="Qi Cheng" w:date="2020-04-19T20:45:00Z">
            <w:rPr/>
          </w:rPrChange>
        </w:rPr>
        <w:t>doParallel</w:t>
      </w:r>
      <w:proofErr w:type="spellEnd"/>
      <w:r w:rsidRPr="00194C46">
        <w:rPr>
          <w:b/>
          <w:bCs/>
          <w:rPrChange w:id="870" w:author="Qi Cheng" w:date="2020-04-19T20:45:00Z">
            <w:rPr/>
          </w:rPrChange>
        </w:rPr>
        <w:t>")</w:t>
      </w:r>
    </w:p>
    <w:p w14:paraId="7895F8B6" w14:textId="77777777" w:rsidR="001460FC" w:rsidRPr="00194C46" w:rsidRDefault="001460FC" w:rsidP="001460FC">
      <w:pPr>
        <w:pStyle w:val="Content"/>
        <w:rPr>
          <w:b/>
          <w:bCs/>
          <w:rPrChange w:id="871" w:author="Qi Cheng" w:date="2020-04-19T20:45:00Z">
            <w:rPr/>
          </w:rPrChange>
        </w:rPr>
      </w:pPr>
      <w:r w:rsidRPr="00194C46">
        <w:rPr>
          <w:b/>
          <w:bCs/>
          <w:rPrChange w:id="872" w:author="Qi Cheng" w:date="2020-04-19T20:45:00Z">
            <w:rPr/>
          </w:rPrChange>
        </w:rPr>
        <w:t>library("</w:t>
      </w:r>
      <w:proofErr w:type="spellStart"/>
      <w:r w:rsidRPr="00194C46">
        <w:rPr>
          <w:b/>
          <w:bCs/>
          <w:rPrChange w:id="873" w:author="Qi Cheng" w:date="2020-04-19T20:45:00Z">
            <w:rPr/>
          </w:rPrChange>
        </w:rPr>
        <w:t>dplyr</w:t>
      </w:r>
      <w:proofErr w:type="spellEnd"/>
      <w:r w:rsidRPr="00194C46">
        <w:rPr>
          <w:b/>
          <w:bCs/>
          <w:rPrChange w:id="874" w:author="Qi Cheng" w:date="2020-04-19T20:45:00Z">
            <w:rPr/>
          </w:rPrChange>
        </w:rPr>
        <w:t>")</w:t>
      </w:r>
    </w:p>
    <w:p w14:paraId="2C7347B1" w14:textId="77777777" w:rsidR="001460FC" w:rsidRPr="00194C46" w:rsidRDefault="001460FC" w:rsidP="001460FC">
      <w:pPr>
        <w:pStyle w:val="Content"/>
        <w:rPr>
          <w:b/>
          <w:bCs/>
          <w:rPrChange w:id="875" w:author="Qi Cheng" w:date="2020-04-19T20:45:00Z">
            <w:rPr/>
          </w:rPrChange>
        </w:rPr>
      </w:pPr>
      <w:r w:rsidRPr="00194C46">
        <w:rPr>
          <w:b/>
          <w:bCs/>
          <w:rPrChange w:id="876" w:author="Qi Cheng" w:date="2020-04-19T20:45:00Z">
            <w:rPr/>
          </w:rPrChange>
        </w:rPr>
        <w:t>library("e1071")</w:t>
      </w:r>
    </w:p>
    <w:p w14:paraId="5D922897" w14:textId="77777777" w:rsidR="001460FC" w:rsidRPr="00194C46" w:rsidRDefault="001460FC" w:rsidP="001460FC">
      <w:pPr>
        <w:pStyle w:val="Content"/>
        <w:rPr>
          <w:b/>
          <w:bCs/>
          <w:rPrChange w:id="877" w:author="Qi Cheng" w:date="2020-04-19T20:45:00Z">
            <w:rPr/>
          </w:rPrChange>
        </w:rPr>
      </w:pPr>
      <w:r w:rsidRPr="00194C46">
        <w:rPr>
          <w:b/>
          <w:bCs/>
          <w:rPrChange w:id="878" w:author="Qi Cheng" w:date="2020-04-19T20:45:00Z">
            <w:rPr/>
          </w:rPrChange>
        </w:rPr>
        <w:t>library("foreach")</w:t>
      </w:r>
    </w:p>
    <w:p w14:paraId="4B2C1A26" w14:textId="77777777" w:rsidR="001460FC" w:rsidRPr="00194C46" w:rsidRDefault="001460FC" w:rsidP="001460FC">
      <w:pPr>
        <w:pStyle w:val="Content"/>
        <w:rPr>
          <w:b/>
          <w:bCs/>
          <w:rPrChange w:id="879" w:author="Qi Cheng" w:date="2020-04-19T20:45:00Z">
            <w:rPr/>
          </w:rPrChange>
        </w:rPr>
      </w:pPr>
      <w:r w:rsidRPr="00194C46">
        <w:rPr>
          <w:b/>
          <w:bCs/>
          <w:rPrChange w:id="880" w:author="Qi Cheng" w:date="2020-04-19T20:45:00Z">
            <w:rPr/>
          </w:rPrChange>
        </w:rPr>
        <w:t>library("</w:t>
      </w:r>
      <w:proofErr w:type="spellStart"/>
      <w:r w:rsidRPr="00194C46">
        <w:rPr>
          <w:b/>
          <w:bCs/>
          <w:rPrChange w:id="881" w:author="Qi Cheng" w:date="2020-04-19T20:45:00Z">
            <w:rPr/>
          </w:rPrChange>
        </w:rPr>
        <w:t>GGally</w:t>
      </w:r>
      <w:proofErr w:type="spellEnd"/>
      <w:r w:rsidRPr="00194C46">
        <w:rPr>
          <w:b/>
          <w:bCs/>
          <w:rPrChange w:id="882" w:author="Qi Cheng" w:date="2020-04-19T20:45:00Z">
            <w:rPr/>
          </w:rPrChange>
        </w:rPr>
        <w:t>")</w:t>
      </w:r>
    </w:p>
    <w:p w14:paraId="75F3EFDB" w14:textId="77777777" w:rsidR="001460FC" w:rsidRPr="00194C46" w:rsidRDefault="001460FC" w:rsidP="001460FC">
      <w:pPr>
        <w:pStyle w:val="Content"/>
        <w:rPr>
          <w:b/>
          <w:bCs/>
          <w:rPrChange w:id="883" w:author="Qi Cheng" w:date="2020-04-19T20:45:00Z">
            <w:rPr/>
          </w:rPrChange>
        </w:rPr>
      </w:pPr>
      <w:r w:rsidRPr="00194C46">
        <w:rPr>
          <w:b/>
          <w:bCs/>
          <w:rPrChange w:id="884" w:author="Qi Cheng" w:date="2020-04-19T20:45:00Z">
            <w:rPr/>
          </w:rPrChange>
        </w:rPr>
        <w:t>library("ggplot2")</w:t>
      </w:r>
    </w:p>
    <w:p w14:paraId="2A458C69" w14:textId="77777777" w:rsidR="001460FC" w:rsidRPr="00194C46" w:rsidRDefault="001460FC" w:rsidP="001460FC">
      <w:pPr>
        <w:pStyle w:val="Content"/>
        <w:rPr>
          <w:b/>
          <w:bCs/>
          <w:rPrChange w:id="885" w:author="Qi Cheng" w:date="2020-04-19T20:45:00Z">
            <w:rPr/>
          </w:rPrChange>
        </w:rPr>
      </w:pPr>
      <w:r w:rsidRPr="00194C46">
        <w:rPr>
          <w:b/>
          <w:bCs/>
          <w:rPrChange w:id="886" w:author="Qi Cheng" w:date="2020-04-19T20:45:00Z">
            <w:rPr/>
          </w:rPrChange>
        </w:rPr>
        <w:t>library("</w:t>
      </w:r>
      <w:proofErr w:type="spellStart"/>
      <w:r w:rsidRPr="00194C46">
        <w:rPr>
          <w:b/>
          <w:bCs/>
          <w:rPrChange w:id="887" w:author="Qi Cheng" w:date="2020-04-19T20:45:00Z">
            <w:rPr/>
          </w:rPrChange>
        </w:rPr>
        <w:t>gplots</w:t>
      </w:r>
      <w:proofErr w:type="spellEnd"/>
      <w:r w:rsidRPr="00194C46">
        <w:rPr>
          <w:b/>
          <w:bCs/>
          <w:rPrChange w:id="888" w:author="Qi Cheng" w:date="2020-04-19T20:45:00Z">
            <w:rPr/>
          </w:rPrChange>
        </w:rPr>
        <w:t>")</w:t>
      </w:r>
    </w:p>
    <w:p w14:paraId="492868B1" w14:textId="77777777" w:rsidR="001460FC" w:rsidRPr="00194C46" w:rsidRDefault="001460FC" w:rsidP="001460FC">
      <w:pPr>
        <w:pStyle w:val="Content"/>
        <w:rPr>
          <w:b/>
          <w:bCs/>
          <w:rPrChange w:id="889" w:author="Qi Cheng" w:date="2020-04-19T20:45:00Z">
            <w:rPr/>
          </w:rPrChange>
        </w:rPr>
      </w:pPr>
      <w:r w:rsidRPr="00194C46">
        <w:rPr>
          <w:b/>
          <w:bCs/>
          <w:rPrChange w:id="890" w:author="Qi Cheng" w:date="2020-04-19T20:45:00Z">
            <w:rPr/>
          </w:rPrChange>
        </w:rPr>
        <w:t>library("iterators")</w:t>
      </w:r>
    </w:p>
    <w:p w14:paraId="2E453242" w14:textId="77777777" w:rsidR="001460FC" w:rsidRPr="00194C46" w:rsidRDefault="001460FC" w:rsidP="001460FC">
      <w:pPr>
        <w:pStyle w:val="Content"/>
        <w:rPr>
          <w:b/>
          <w:bCs/>
          <w:rPrChange w:id="891" w:author="Qi Cheng" w:date="2020-04-19T20:45:00Z">
            <w:rPr/>
          </w:rPrChange>
        </w:rPr>
      </w:pPr>
      <w:r w:rsidRPr="00194C46">
        <w:rPr>
          <w:b/>
          <w:bCs/>
          <w:rPrChange w:id="892" w:author="Qi Cheng" w:date="2020-04-19T20:45:00Z">
            <w:rPr/>
          </w:rPrChange>
        </w:rPr>
        <w:t>library("lattice")</w:t>
      </w:r>
    </w:p>
    <w:p w14:paraId="2FA5CD4B" w14:textId="77777777" w:rsidR="001460FC" w:rsidRPr="00194C46" w:rsidRDefault="001460FC" w:rsidP="001460FC">
      <w:pPr>
        <w:pStyle w:val="Content"/>
        <w:rPr>
          <w:b/>
          <w:bCs/>
          <w:rPrChange w:id="893" w:author="Qi Cheng" w:date="2020-04-19T20:45:00Z">
            <w:rPr/>
          </w:rPrChange>
        </w:rPr>
      </w:pPr>
      <w:r w:rsidRPr="00194C46">
        <w:rPr>
          <w:b/>
          <w:bCs/>
          <w:rPrChange w:id="894" w:author="Qi Cheng" w:date="2020-04-19T20:45:00Z">
            <w:rPr/>
          </w:rPrChange>
        </w:rPr>
        <w:t>library("</w:t>
      </w:r>
      <w:proofErr w:type="spellStart"/>
      <w:r w:rsidRPr="00194C46">
        <w:rPr>
          <w:b/>
          <w:bCs/>
          <w:rPrChange w:id="895" w:author="Qi Cheng" w:date="2020-04-19T20:45:00Z">
            <w:rPr/>
          </w:rPrChange>
        </w:rPr>
        <w:t>mlr</w:t>
      </w:r>
      <w:proofErr w:type="spellEnd"/>
      <w:r w:rsidRPr="00194C46">
        <w:rPr>
          <w:b/>
          <w:bCs/>
          <w:rPrChange w:id="896" w:author="Qi Cheng" w:date="2020-04-19T20:45:00Z">
            <w:rPr/>
          </w:rPrChange>
        </w:rPr>
        <w:t>")</w:t>
      </w:r>
    </w:p>
    <w:p w14:paraId="06C17C62" w14:textId="77777777" w:rsidR="001460FC" w:rsidRPr="00194C46" w:rsidRDefault="001460FC" w:rsidP="001460FC">
      <w:pPr>
        <w:pStyle w:val="Content"/>
        <w:rPr>
          <w:b/>
          <w:bCs/>
          <w:rPrChange w:id="897" w:author="Qi Cheng" w:date="2020-04-19T20:45:00Z">
            <w:rPr/>
          </w:rPrChange>
        </w:rPr>
      </w:pPr>
      <w:r w:rsidRPr="00194C46">
        <w:rPr>
          <w:b/>
          <w:bCs/>
          <w:rPrChange w:id="898" w:author="Qi Cheng" w:date="2020-04-19T20:45:00Z">
            <w:rPr/>
          </w:rPrChange>
        </w:rPr>
        <w:t>library("</w:t>
      </w:r>
      <w:proofErr w:type="spellStart"/>
      <w:r w:rsidRPr="00194C46">
        <w:rPr>
          <w:b/>
          <w:bCs/>
          <w:rPrChange w:id="899" w:author="Qi Cheng" w:date="2020-04-19T20:45:00Z">
            <w:rPr/>
          </w:rPrChange>
        </w:rPr>
        <w:t>ParamHelpers</w:t>
      </w:r>
      <w:proofErr w:type="spellEnd"/>
      <w:r w:rsidRPr="00194C46">
        <w:rPr>
          <w:b/>
          <w:bCs/>
          <w:rPrChange w:id="900" w:author="Qi Cheng" w:date="2020-04-19T20:45:00Z">
            <w:rPr/>
          </w:rPrChange>
        </w:rPr>
        <w:t>")</w:t>
      </w:r>
    </w:p>
    <w:p w14:paraId="47CD6FAD" w14:textId="77777777" w:rsidR="001460FC" w:rsidRPr="00194C46" w:rsidRDefault="001460FC" w:rsidP="001460FC">
      <w:pPr>
        <w:pStyle w:val="Content"/>
        <w:rPr>
          <w:b/>
          <w:bCs/>
          <w:rPrChange w:id="901" w:author="Qi Cheng" w:date="2020-04-19T20:45:00Z">
            <w:rPr/>
          </w:rPrChange>
        </w:rPr>
      </w:pPr>
      <w:r w:rsidRPr="00194C46">
        <w:rPr>
          <w:b/>
          <w:bCs/>
          <w:rPrChange w:id="902" w:author="Qi Cheng" w:date="2020-04-19T20:45:00Z">
            <w:rPr/>
          </w:rPrChange>
        </w:rPr>
        <w:t>library("</w:t>
      </w:r>
      <w:proofErr w:type="spellStart"/>
      <w:r w:rsidRPr="00194C46">
        <w:rPr>
          <w:b/>
          <w:bCs/>
          <w:rPrChange w:id="903" w:author="Qi Cheng" w:date="2020-04-19T20:45:00Z">
            <w:rPr/>
          </w:rPrChange>
        </w:rPr>
        <w:t>plyr</w:t>
      </w:r>
      <w:proofErr w:type="spellEnd"/>
      <w:r w:rsidRPr="00194C46">
        <w:rPr>
          <w:b/>
          <w:bCs/>
          <w:rPrChange w:id="904" w:author="Qi Cheng" w:date="2020-04-19T20:45:00Z">
            <w:rPr/>
          </w:rPrChange>
        </w:rPr>
        <w:t>")</w:t>
      </w:r>
    </w:p>
    <w:p w14:paraId="2F4222E7" w14:textId="77777777" w:rsidR="001460FC" w:rsidRPr="00194C46" w:rsidRDefault="001460FC" w:rsidP="001460FC">
      <w:pPr>
        <w:pStyle w:val="Content"/>
        <w:rPr>
          <w:b/>
          <w:bCs/>
          <w:rPrChange w:id="905" w:author="Qi Cheng" w:date="2020-04-19T20:45:00Z">
            <w:rPr/>
          </w:rPrChange>
        </w:rPr>
      </w:pPr>
      <w:r w:rsidRPr="00194C46">
        <w:rPr>
          <w:b/>
          <w:bCs/>
          <w:rPrChange w:id="906" w:author="Qi Cheng" w:date="2020-04-19T20:45:00Z">
            <w:rPr/>
          </w:rPrChange>
        </w:rPr>
        <w:t>library("</w:t>
      </w:r>
      <w:proofErr w:type="spellStart"/>
      <w:r w:rsidRPr="00194C46">
        <w:rPr>
          <w:b/>
          <w:bCs/>
          <w:rPrChange w:id="907" w:author="Qi Cheng" w:date="2020-04-19T20:45:00Z">
            <w:rPr/>
          </w:rPrChange>
        </w:rPr>
        <w:t>pROC</w:t>
      </w:r>
      <w:proofErr w:type="spellEnd"/>
      <w:r w:rsidRPr="00194C46">
        <w:rPr>
          <w:b/>
          <w:bCs/>
          <w:rPrChange w:id="908" w:author="Qi Cheng" w:date="2020-04-19T20:45:00Z">
            <w:rPr/>
          </w:rPrChange>
        </w:rPr>
        <w:t>")</w:t>
      </w:r>
    </w:p>
    <w:p w14:paraId="1741D6B4" w14:textId="77777777" w:rsidR="001460FC" w:rsidRPr="00194C46" w:rsidRDefault="001460FC" w:rsidP="001460FC">
      <w:pPr>
        <w:pStyle w:val="Content"/>
        <w:rPr>
          <w:b/>
          <w:bCs/>
          <w:rPrChange w:id="909" w:author="Qi Cheng" w:date="2020-04-19T20:45:00Z">
            <w:rPr/>
          </w:rPrChange>
        </w:rPr>
      </w:pPr>
      <w:r w:rsidRPr="00194C46">
        <w:rPr>
          <w:b/>
          <w:bCs/>
          <w:rPrChange w:id="910" w:author="Qi Cheng" w:date="2020-04-19T20:45:00Z">
            <w:rPr/>
          </w:rPrChange>
        </w:rPr>
        <w:t>library("</w:t>
      </w:r>
      <w:proofErr w:type="spellStart"/>
      <w:r w:rsidRPr="00194C46">
        <w:rPr>
          <w:b/>
          <w:bCs/>
          <w:rPrChange w:id="911" w:author="Qi Cheng" w:date="2020-04-19T20:45:00Z">
            <w:rPr/>
          </w:rPrChange>
        </w:rPr>
        <w:t>randomForest</w:t>
      </w:r>
      <w:proofErr w:type="spellEnd"/>
      <w:r w:rsidRPr="00194C46">
        <w:rPr>
          <w:b/>
          <w:bCs/>
          <w:rPrChange w:id="912" w:author="Qi Cheng" w:date="2020-04-19T20:45:00Z">
            <w:rPr/>
          </w:rPrChange>
        </w:rPr>
        <w:t>")</w:t>
      </w:r>
    </w:p>
    <w:p w14:paraId="53D6889D" w14:textId="77777777" w:rsidR="001460FC" w:rsidRPr="00194C46" w:rsidRDefault="001460FC" w:rsidP="001460FC">
      <w:pPr>
        <w:pStyle w:val="Content"/>
        <w:rPr>
          <w:b/>
          <w:bCs/>
          <w:rPrChange w:id="913" w:author="Qi Cheng" w:date="2020-04-19T20:45:00Z">
            <w:rPr/>
          </w:rPrChange>
        </w:rPr>
      </w:pPr>
      <w:r w:rsidRPr="00194C46">
        <w:rPr>
          <w:b/>
          <w:bCs/>
          <w:rPrChange w:id="914" w:author="Qi Cheng" w:date="2020-04-19T20:45:00Z">
            <w:rPr/>
          </w:rPrChange>
        </w:rPr>
        <w:t>library("ROCR")</w:t>
      </w:r>
    </w:p>
    <w:p w14:paraId="6843C4FA" w14:textId="77777777" w:rsidR="001460FC" w:rsidRPr="00194C46" w:rsidRDefault="001460FC" w:rsidP="001460FC">
      <w:pPr>
        <w:pStyle w:val="Content"/>
        <w:rPr>
          <w:b/>
          <w:bCs/>
          <w:rPrChange w:id="915" w:author="Qi Cheng" w:date="2020-04-19T20:45:00Z">
            <w:rPr/>
          </w:rPrChange>
        </w:rPr>
      </w:pPr>
      <w:r w:rsidRPr="00194C46">
        <w:rPr>
          <w:b/>
          <w:bCs/>
          <w:rPrChange w:id="916" w:author="Qi Cheng" w:date="2020-04-19T20:45:00Z">
            <w:rPr/>
          </w:rPrChange>
        </w:rPr>
        <w:t>library("</w:t>
      </w:r>
      <w:proofErr w:type="spellStart"/>
      <w:proofErr w:type="gramStart"/>
      <w:r w:rsidRPr="00194C46">
        <w:rPr>
          <w:b/>
          <w:bCs/>
          <w:rPrChange w:id="917" w:author="Qi Cheng" w:date="2020-04-19T20:45:00Z">
            <w:rPr/>
          </w:rPrChange>
        </w:rPr>
        <w:t>rpart.plot</w:t>
      </w:r>
      <w:proofErr w:type="spellEnd"/>
      <w:proofErr w:type="gramEnd"/>
      <w:r w:rsidRPr="00194C46">
        <w:rPr>
          <w:b/>
          <w:bCs/>
          <w:rPrChange w:id="918" w:author="Qi Cheng" w:date="2020-04-19T20:45:00Z">
            <w:rPr/>
          </w:rPrChange>
        </w:rPr>
        <w:t>")</w:t>
      </w:r>
    </w:p>
    <w:p w14:paraId="0AE891C6" w14:textId="77777777" w:rsidR="001460FC" w:rsidRPr="00194C46" w:rsidRDefault="001460FC" w:rsidP="001460FC">
      <w:pPr>
        <w:pStyle w:val="Content"/>
        <w:rPr>
          <w:b/>
          <w:bCs/>
          <w:rPrChange w:id="919" w:author="Qi Cheng" w:date="2020-04-19T20:45:00Z">
            <w:rPr/>
          </w:rPrChange>
        </w:rPr>
      </w:pPr>
      <w:r w:rsidRPr="00194C46">
        <w:rPr>
          <w:b/>
          <w:bCs/>
          <w:rPrChange w:id="920" w:author="Qi Cheng" w:date="2020-04-19T20:45:00Z">
            <w:rPr/>
          </w:rPrChange>
        </w:rPr>
        <w:t>library("scales")</w:t>
      </w:r>
    </w:p>
    <w:p w14:paraId="172D2270" w14:textId="77777777" w:rsidR="001460FC" w:rsidRPr="00194C46" w:rsidRDefault="001460FC" w:rsidP="001460FC">
      <w:pPr>
        <w:pStyle w:val="Content"/>
        <w:rPr>
          <w:b/>
          <w:bCs/>
          <w:rPrChange w:id="921" w:author="Qi Cheng" w:date="2020-04-19T20:45:00Z">
            <w:rPr/>
          </w:rPrChange>
        </w:rPr>
      </w:pPr>
      <w:r w:rsidRPr="00194C46">
        <w:rPr>
          <w:b/>
          <w:bCs/>
          <w:rPrChange w:id="922" w:author="Qi Cheng" w:date="2020-04-19T20:45:00Z">
            <w:rPr/>
          </w:rPrChange>
        </w:rPr>
        <w:t>library("</w:t>
      </w:r>
      <w:proofErr w:type="spellStart"/>
      <w:r w:rsidRPr="00194C46">
        <w:rPr>
          <w:b/>
          <w:bCs/>
          <w:rPrChange w:id="923" w:author="Qi Cheng" w:date="2020-04-19T20:45:00Z">
            <w:rPr/>
          </w:rPrChange>
        </w:rPr>
        <w:t>stringi</w:t>
      </w:r>
      <w:proofErr w:type="spellEnd"/>
      <w:r w:rsidRPr="00194C46">
        <w:rPr>
          <w:b/>
          <w:bCs/>
          <w:rPrChange w:id="924" w:author="Qi Cheng" w:date="2020-04-19T20:45:00Z">
            <w:rPr/>
          </w:rPrChange>
        </w:rPr>
        <w:t>")</w:t>
      </w:r>
    </w:p>
    <w:p w14:paraId="398EDD6F" w14:textId="77777777" w:rsidR="001460FC" w:rsidRPr="00194C46" w:rsidRDefault="001460FC" w:rsidP="001460FC">
      <w:pPr>
        <w:pStyle w:val="Content"/>
        <w:rPr>
          <w:b/>
          <w:bCs/>
          <w:rPrChange w:id="925" w:author="Qi Cheng" w:date="2020-04-19T20:45:00Z">
            <w:rPr/>
          </w:rPrChange>
        </w:rPr>
      </w:pPr>
      <w:r w:rsidRPr="00194C46">
        <w:rPr>
          <w:b/>
          <w:bCs/>
          <w:rPrChange w:id="926" w:author="Qi Cheng" w:date="2020-04-19T20:45:00Z">
            <w:rPr/>
          </w:rPrChange>
        </w:rPr>
        <w:t>library("</w:t>
      </w:r>
      <w:proofErr w:type="spellStart"/>
      <w:r w:rsidRPr="00194C46">
        <w:rPr>
          <w:b/>
          <w:bCs/>
          <w:rPrChange w:id="927" w:author="Qi Cheng" w:date="2020-04-19T20:45:00Z">
            <w:rPr/>
          </w:rPrChange>
        </w:rPr>
        <w:t>tidyr</w:t>
      </w:r>
      <w:proofErr w:type="spellEnd"/>
      <w:r w:rsidRPr="00194C46">
        <w:rPr>
          <w:b/>
          <w:bCs/>
          <w:rPrChange w:id="928" w:author="Qi Cheng" w:date="2020-04-19T20:45:00Z">
            <w:rPr/>
          </w:rPrChange>
        </w:rPr>
        <w:t>")</w:t>
      </w:r>
    </w:p>
    <w:p w14:paraId="38D1AE63" w14:textId="77777777" w:rsidR="001460FC" w:rsidRPr="00194C46" w:rsidRDefault="001460FC" w:rsidP="001460FC">
      <w:pPr>
        <w:pStyle w:val="Content"/>
        <w:rPr>
          <w:b/>
          <w:bCs/>
          <w:rPrChange w:id="929" w:author="Qi Cheng" w:date="2020-04-19T20:45:00Z">
            <w:rPr/>
          </w:rPrChange>
        </w:rPr>
      </w:pPr>
      <w:r w:rsidRPr="00194C46">
        <w:rPr>
          <w:b/>
          <w:bCs/>
          <w:rPrChange w:id="930" w:author="Qi Cheng" w:date="2020-04-19T20:45:00Z">
            <w:rPr/>
          </w:rPrChange>
        </w:rPr>
        <w:t>library("</w:t>
      </w:r>
      <w:proofErr w:type="spellStart"/>
      <w:r w:rsidRPr="00194C46">
        <w:rPr>
          <w:b/>
          <w:bCs/>
          <w:rPrChange w:id="931" w:author="Qi Cheng" w:date="2020-04-19T20:45:00Z">
            <w:rPr/>
          </w:rPrChange>
        </w:rPr>
        <w:t>tidyselect</w:t>
      </w:r>
      <w:proofErr w:type="spellEnd"/>
      <w:r w:rsidRPr="00194C46">
        <w:rPr>
          <w:b/>
          <w:bCs/>
          <w:rPrChange w:id="932" w:author="Qi Cheng" w:date="2020-04-19T20:45:00Z">
            <w:rPr/>
          </w:rPrChange>
        </w:rPr>
        <w:t>")</w:t>
      </w:r>
    </w:p>
    <w:p w14:paraId="5F1BD53E" w14:textId="77777777" w:rsidR="001460FC" w:rsidRPr="00194C46" w:rsidRDefault="001460FC" w:rsidP="001460FC">
      <w:pPr>
        <w:pStyle w:val="Content"/>
        <w:rPr>
          <w:b/>
          <w:bCs/>
          <w:rPrChange w:id="933" w:author="Qi Cheng" w:date="2020-04-19T20:45:00Z">
            <w:rPr/>
          </w:rPrChange>
        </w:rPr>
      </w:pPr>
      <w:r w:rsidRPr="00194C46">
        <w:rPr>
          <w:b/>
          <w:bCs/>
          <w:rPrChange w:id="934" w:author="Qi Cheng" w:date="2020-04-19T20:45:00Z">
            <w:rPr/>
          </w:rPrChange>
        </w:rPr>
        <w:t>library("</w:t>
      </w:r>
      <w:proofErr w:type="spellStart"/>
      <w:r w:rsidRPr="00194C46">
        <w:rPr>
          <w:b/>
          <w:bCs/>
          <w:rPrChange w:id="935" w:author="Qi Cheng" w:date="2020-04-19T20:45:00Z">
            <w:rPr/>
          </w:rPrChange>
        </w:rPr>
        <w:t>tibble</w:t>
      </w:r>
      <w:proofErr w:type="spellEnd"/>
      <w:r w:rsidRPr="00194C46">
        <w:rPr>
          <w:b/>
          <w:bCs/>
          <w:rPrChange w:id="936" w:author="Qi Cheng" w:date="2020-04-19T20:45:00Z">
            <w:rPr/>
          </w:rPrChange>
        </w:rPr>
        <w:t>")</w:t>
      </w:r>
    </w:p>
    <w:p w14:paraId="49D09E17" w14:textId="77777777" w:rsidR="001460FC" w:rsidRPr="00194C46" w:rsidRDefault="001460FC" w:rsidP="001460FC">
      <w:pPr>
        <w:pStyle w:val="Content"/>
        <w:rPr>
          <w:b/>
          <w:bCs/>
          <w:rPrChange w:id="937" w:author="Qi Cheng" w:date="2020-04-19T20:45:00Z">
            <w:rPr/>
          </w:rPrChange>
        </w:rPr>
      </w:pPr>
      <w:r w:rsidRPr="00194C46">
        <w:rPr>
          <w:b/>
          <w:bCs/>
          <w:rPrChange w:id="938" w:author="Qi Cheng" w:date="2020-04-19T20:45:00Z">
            <w:rPr/>
          </w:rPrChange>
        </w:rPr>
        <w:t>library("unbalanced")</w:t>
      </w:r>
    </w:p>
    <w:p w14:paraId="634DA7C7" w14:textId="77777777" w:rsidR="001460FC" w:rsidRDefault="001460FC" w:rsidP="001460FC">
      <w:pPr>
        <w:pStyle w:val="Content"/>
      </w:pPr>
      <w:r>
        <w:t>##################################################</w:t>
      </w:r>
    </w:p>
    <w:p w14:paraId="352A6BD0" w14:textId="77777777" w:rsidR="001460FC" w:rsidRDefault="001460FC" w:rsidP="001460FC">
      <w:pPr>
        <w:pStyle w:val="Content"/>
      </w:pPr>
      <w:r>
        <w:t>#Importing the data based on 2 different sources</w:t>
      </w:r>
    </w:p>
    <w:p w14:paraId="3776E155" w14:textId="77777777" w:rsidR="001460FC" w:rsidRDefault="001460FC" w:rsidP="001460FC">
      <w:pPr>
        <w:pStyle w:val="Content"/>
      </w:pPr>
      <w:r>
        <w:lastRenderedPageBreak/>
        <w:t>#1.This contains the historical NBA data for each player</w:t>
      </w:r>
    </w:p>
    <w:p w14:paraId="66AF3A64" w14:textId="77777777" w:rsidR="001460FC" w:rsidRPr="00194C46" w:rsidRDefault="001460FC" w:rsidP="001460FC">
      <w:pPr>
        <w:pStyle w:val="Content"/>
        <w:rPr>
          <w:b/>
          <w:bCs/>
          <w:rPrChange w:id="939" w:author="Qi Cheng" w:date="2020-04-19T20:45:00Z">
            <w:rPr/>
          </w:rPrChange>
        </w:rPr>
      </w:pPr>
      <w:proofErr w:type="spellStart"/>
      <w:r w:rsidRPr="00194C46">
        <w:rPr>
          <w:b/>
          <w:bCs/>
          <w:rPrChange w:id="940" w:author="Qi Cheng" w:date="2020-04-19T20:45:00Z">
            <w:rPr/>
          </w:rPrChange>
        </w:rPr>
        <w:t>season_stat</w:t>
      </w:r>
      <w:proofErr w:type="spellEnd"/>
      <w:r w:rsidRPr="00194C46">
        <w:rPr>
          <w:b/>
          <w:bCs/>
          <w:rPrChange w:id="941" w:author="Qi Cheng" w:date="2020-04-19T20:45:00Z">
            <w:rPr/>
          </w:rPrChange>
        </w:rPr>
        <w:t>&lt;- read.csv("Seasons_Stats.csv")</w:t>
      </w:r>
    </w:p>
    <w:p w14:paraId="6B5FF73A" w14:textId="77777777" w:rsidR="001460FC" w:rsidRDefault="001460FC" w:rsidP="001460FC">
      <w:pPr>
        <w:pStyle w:val="Content"/>
      </w:pPr>
    </w:p>
    <w:p w14:paraId="5B9C514C" w14:textId="77777777" w:rsidR="001460FC" w:rsidRDefault="001460FC" w:rsidP="001460FC">
      <w:pPr>
        <w:pStyle w:val="Content"/>
      </w:pPr>
      <w:r>
        <w:t>#2.This contains the data of MVP players each year since the award originated.</w:t>
      </w:r>
    </w:p>
    <w:p w14:paraId="16E7B9BD" w14:textId="77777777" w:rsidR="001460FC" w:rsidRPr="00194C46" w:rsidRDefault="001460FC" w:rsidP="001460FC">
      <w:pPr>
        <w:pStyle w:val="Content"/>
        <w:rPr>
          <w:b/>
          <w:bCs/>
          <w:rPrChange w:id="942" w:author="Qi Cheng" w:date="2020-04-19T20:45:00Z">
            <w:rPr/>
          </w:rPrChange>
        </w:rPr>
      </w:pPr>
      <w:proofErr w:type="spellStart"/>
      <w:r w:rsidRPr="00194C46">
        <w:rPr>
          <w:b/>
          <w:bCs/>
          <w:rPrChange w:id="943" w:author="Qi Cheng" w:date="2020-04-19T20:45:00Z">
            <w:rPr/>
          </w:rPrChange>
        </w:rPr>
        <w:t>mvpdata</w:t>
      </w:r>
      <w:proofErr w:type="spellEnd"/>
      <w:r w:rsidRPr="00194C46">
        <w:rPr>
          <w:b/>
          <w:bCs/>
          <w:rPrChange w:id="944" w:author="Qi Cheng" w:date="2020-04-19T20:45:00Z">
            <w:rPr/>
          </w:rPrChange>
        </w:rPr>
        <w:t>&lt;- read.csv("MVP_ESPN_Data.csv")</w:t>
      </w:r>
    </w:p>
    <w:p w14:paraId="52CD3511" w14:textId="77777777" w:rsidR="001460FC" w:rsidRDefault="001460FC" w:rsidP="001460FC">
      <w:pPr>
        <w:pStyle w:val="Content"/>
      </w:pPr>
    </w:p>
    <w:p w14:paraId="2579A9DD" w14:textId="77777777" w:rsidR="001460FC" w:rsidRDefault="001460FC" w:rsidP="001460FC">
      <w:pPr>
        <w:pStyle w:val="Content"/>
      </w:pPr>
    </w:p>
    <w:p w14:paraId="47765136" w14:textId="77777777" w:rsidR="001460FC" w:rsidRDefault="001460FC" w:rsidP="001460FC">
      <w:pPr>
        <w:pStyle w:val="Content"/>
      </w:pPr>
      <w:r>
        <w:t>################Cleaning and updating the data as per our requirements,</w:t>
      </w:r>
    </w:p>
    <w:p w14:paraId="21165ADD" w14:textId="77777777" w:rsidR="001460FC" w:rsidRDefault="001460FC" w:rsidP="001460FC">
      <w:pPr>
        <w:pStyle w:val="Content"/>
      </w:pPr>
      <w:r>
        <w:t>#so that it can be used to train the model.</w:t>
      </w:r>
    </w:p>
    <w:p w14:paraId="71A88661" w14:textId="77777777" w:rsidR="001460FC" w:rsidDel="00194C46" w:rsidRDefault="001460FC" w:rsidP="001460FC">
      <w:pPr>
        <w:pStyle w:val="Content"/>
        <w:rPr>
          <w:del w:id="945" w:author="Qi Cheng" w:date="2020-04-19T20:46:00Z"/>
        </w:rPr>
      </w:pPr>
      <w:r>
        <w:t>#Removing Serial number</w:t>
      </w:r>
    </w:p>
    <w:p w14:paraId="69383CFC" w14:textId="77777777" w:rsidR="001460FC" w:rsidRDefault="001460FC" w:rsidP="001460FC">
      <w:pPr>
        <w:pStyle w:val="Content"/>
      </w:pPr>
    </w:p>
    <w:p w14:paraId="2D88723B" w14:textId="17F85BB4" w:rsidR="001460FC" w:rsidRDefault="001460FC" w:rsidP="001460FC">
      <w:pPr>
        <w:pStyle w:val="Content"/>
        <w:rPr>
          <w:ins w:id="946" w:author="Qi Cheng" w:date="2020-04-19T20:46:00Z"/>
          <w:b/>
          <w:bCs/>
        </w:rPr>
      </w:pPr>
      <w:proofErr w:type="spellStart"/>
      <w:r w:rsidRPr="00194C46">
        <w:rPr>
          <w:b/>
          <w:bCs/>
          <w:rPrChange w:id="947" w:author="Qi Cheng" w:date="2020-04-19T20:46:00Z">
            <w:rPr/>
          </w:rPrChange>
        </w:rPr>
        <w:t>season_stat</w:t>
      </w:r>
      <w:proofErr w:type="spellEnd"/>
      <w:r w:rsidRPr="00194C46">
        <w:rPr>
          <w:b/>
          <w:bCs/>
          <w:rPrChange w:id="948" w:author="Qi Cheng" w:date="2020-04-19T20:46:00Z">
            <w:rPr/>
          </w:rPrChange>
        </w:rPr>
        <w:t>&lt;-</w:t>
      </w:r>
      <w:proofErr w:type="spellStart"/>
      <w:r w:rsidRPr="00194C46">
        <w:rPr>
          <w:b/>
          <w:bCs/>
          <w:rPrChange w:id="949" w:author="Qi Cheng" w:date="2020-04-19T20:46:00Z">
            <w:rPr/>
          </w:rPrChange>
        </w:rPr>
        <w:t>season_stat</w:t>
      </w:r>
      <w:proofErr w:type="spellEnd"/>
      <w:proofErr w:type="gramStart"/>
      <w:r w:rsidRPr="00194C46">
        <w:rPr>
          <w:b/>
          <w:bCs/>
          <w:rPrChange w:id="950" w:author="Qi Cheng" w:date="2020-04-19T20:46:00Z">
            <w:rPr/>
          </w:rPrChange>
        </w:rPr>
        <w:t>[,-</w:t>
      </w:r>
      <w:proofErr w:type="gramEnd"/>
      <w:r w:rsidRPr="00194C46">
        <w:rPr>
          <w:b/>
          <w:bCs/>
          <w:rPrChange w:id="951" w:author="Qi Cheng" w:date="2020-04-19T20:46:00Z">
            <w:rPr/>
          </w:rPrChange>
        </w:rPr>
        <w:t>c(1)]</w:t>
      </w:r>
    </w:p>
    <w:p w14:paraId="2DE2CAA1" w14:textId="77777777" w:rsidR="00194C46" w:rsidRPr="00194C46" w:rsidRDefault="00194C46" w:rsidP="001460FC">
      <w:pPr>
        <w:pStyle w:val="Content"/>
        <w:rPr>
          <w:b/>
          <w:bCs/>
          <w:rPrChange w:id="952" w:author="Qi Cheng" w:date="2020-04-19T20:46:00Z">
            <w:rPr/>
          </w:rPrChange>
        </w:rPr>
      </w:pPr>
    </w:p>
    <w:p w14:paraId="6692FD60" w14:textId="77777777" w:rsidR="001460FC" w:rsidRDefault="001460FC" w:rsidP="001460FC">
      <w:pPr>
        <w:pStyle w:val="Content"/>
      </w:pPr>
      <w:r>
        <w:t>#changing the data to per game basis</w:t>
      </w:r>
    </w:p>
    <w:p w14:paraId="300F31B4" w14:textId="77777777" w:rsidR="001460FC" w:rsidRPr="00194C46" w:rsidRDefault="001460FC" w:rsidP="001460FC">
      <w:pPr>
        <w:pStyle w:val="Content"/>
        <w:rPr>
          <w:b/>
          <w:bCs/>
          <w:rPrChange w:id="953" w:author="Qi Cheng" w:date="2020-04-19T20:46:00Z">
            <w:rPr/>
          </w:rPrChange>
        </w:rPr>
      </w:pPr>
      <w:proofErr w:type="spellStart"/>
      <w:r w:rsidRPr="00194C46">
        <w:rPr>
          <w:b/>
          <w:bCs/>
          <w:rPrChange w:id="954" w:author="Qi Cheng" w:date="2020-04-19T20:46:00Z">
            <w:rPr/>
          </w:rPrChange>
        </w:rPr>
        <w:t>season_stat$PPG</w:t>
      </w:r>
      <w:proofErr w:type="spellEnd"/>
      <w:r w:rsidRPr="00194C46">
        <w:rPr>
          <w:b/>
          <w:bCs/>
          <w:rPrChange w:id="955" w:author="Qi Cheng" w:date="2020-04-19T20:46:00Z">
            <w:rPr/>
          </w:rPrChange>
        </w:rPr>
        <w:t>&lt;-</w:t>
      </w:r>
      <w:proofErr w:type="spellStart"/>
      <w:r w:rsidRPr="00194C46">
        <w:rPr>
          <w:b/>
          <w:bCs/>
          <w:rPrChange w:id="956" w:author="Qi Cheng" w:date="2020-04-19T20:46:00Z">
            <w:rPr/>
          </w:rPrChange>
        </w:rPr>
        <w:t>season_stat$PTS</w:t>
      </w:r>
      <w:proofErr w:type="spellEnd"/>
      <w:r w:rsidRPr="00194C46">
        <w:rPr>
          <w:b/>
          <w:bCs/>
          <w:rPrChange w:id="957" w:author="Qi Cheng" w:date="2020-04-19T20:46:00Z">
            <w:rPr/>
          </w:rPrChange>
        </w:rPr>
        <w:t>/</w:t>
      </w:r>
      <w:proofErr w:type="spellStart"/>
      <w:r w:rsidRPr="00194C46">
        <w:rPr>
          <w:b/>
          <w:bCs/>
          <w:rPrChange w:id="958" w:author="Qi Cheng" w:date="2020-04-19T20:46:00Z">
            <w:rPr/>
          </w:rPrChange>
        </w:rPr>
        <w:t>season_stat$G</w:t>
      </w:r>
      <w:proofErr w:type="spellEnd"/>
    </w:p>
    <w:p w14:paraId="51F29A76" w14:textId="77777777" w:rsidR="001460FC" w:rsidRPr="00194C46" w:rsidRDefault="001460FC" w:rsidP="001460FC">
      <w:pPr>
        <w:pStyle w:val="Content"/>
        <w:rPr>
          <w:b/>
          <w:bCs/>
          <w:rPrChange w:id="959" w:author="Qi Cheng" w:date="2020-04-19T20:46:00Z">
            <w:rPr/>
          </w:rPrChange>
        </w:rPr>
      </w:pPr>
      <w:proofErr w:type="spellStart"/>
      <w:r w:rsidRPr="00194C46">
        <w:rPr>
          <w:b/>
          <w:bCs/>
          <w:rPrChange w:id="960" w:author="Qi Cheng" w:date="2020-04-19T20:46:00Z">
            <w:rPr/>
          </w:rPrChange>
        </w:rPr>
        <w:t>season_stat$BPG</w:t>
      </w:r>
      <w:proofErr w:type="spellEnd"/>
      <w:r w:rsidRPr="00194C46">
        <w:rPr>
          <w:b/>
          <w:bCs/>
          <w:rPrChange w:id="961" w:author="Qi Cheng" w:date="2020-04-19T20:46:00Z">
            <w:rPr/>
          </w:rPrChange>
        </w:rPr>
        <w:t xml:space="preserve">&lt;- </w:t>
      </w:r>
      <w:proofErr w:type="spellStart"/>
      <w:r w:rsidRPr="00194C46">
        <w:rPr>
          <w:b/>
          <w:bCs/>
          <w:rPrChange w:id="962" w:author="Qi Cheng" w:date="2020-04-19T20:46:00Z">
            <w:rPr/>
          </w:rPrChange>
        </w:rPr>
        <w:t>season_stat$BLK</w:t>
      </w:r>
      <w:proofErr w:type="spellEnd"/>
      <w:r w:rsidRPr="00194C46">
        <w:rPr>
          <w:b/>
          <w:bCs/>
          <w:rPrChange w:id="963" w:author="Qi Cheng" w:date="2020-04-19T20:46:00Z">
            <w:rPr/>
          </w:rPrChange>
        </w:rPr>
        <w:t>/</w:t>
      </w:r>
      <w:proofErr w:type="spellStart"/>
      <w:r w:rsidRPr="00194C46">
        <w:rPr>
          <w:b/>
          <w:bCs/>
          <w:rPrChange w:id="964" w:author="Qi Cheng" w:date="2020-04-19T20:46:00Z">
            <w:rPr/>
          </w:rPrChange>
        </w:rPr>
        <w:t>season_stat$G</w:t>
      </w:r>
      <w:proofErr w:type="spellEnd"/>
    </w:p>
    <w:p w14:paraId="631C7310" w14:textId="77777777" w:rsidR="001460FC" w:rsidRPr="00194C46" w:rsidRDefault="001460FC" w:rsidP="001460FC">
      <w:pPr>
        <w:pStyle w:val="Content"/>
        <w:rPr>
          <w:b/>
          <w:bCs/>
          <w:rPrChange w:id="965" w:author="Qi Cheng" w:date="2020-04-19T20:46:00Z">
            <w:rPr/>
          </w:rPrChange>
        </w:rPr>
      </w:pPr>
      <w:proofErr w:type="spellStart"/>
      <w:r w:rsidRPr="00194C46">
        <w:rPr>
          <w:b/>
          <w:bCs/>
          <w:rPrChange w:id="966" w:author="Qi Cheng" w:date="2020-04-19T20:46:00Z">
            <w:rPr/>
          </w:rPrChange>
        </w:rPr>
        <w:t>season_stat$APG</w:t>
      </w:r>
      <w:proofErr w:type="spellEnd"/>
      <w:r w:rsidRPr="00194C46">
        <w:rPr>
          <w:b/>
          <w:bCs/>
          <w:rPrChange w:id="967" w:author="Qi Cheng" w:date="2020-04-19T20:46:00Z">
            <w:rPr/>
          </w:rPrChange>
        </w:rPr>
        <w:t xml:space="preserve">&lt;- </w:t>
      </w:r>
      <w:proofErr w:type="spellStart"/>
      <w:r w:rsidRPr="00194C46">
        <w:rPr>
          <w:b/>
          <w:bCs/>
          <w:rPrChange w:id="968" w:author="Qi Cheng" w:date="2020-04-19T20:46:00Z">
            <w:rPr/>
          </w:rPrChange>
        </w:rPr>
        <w:t>season_stat$AST</w:t>
      </w:r>
      <w:proofErr w:type="spellEnd"/>
      <w:r w:rsidRPr="00194C46">
        <w:rPr>
          <w:b/>
          <w:bCs/>
          <w:rPrChange w:id="969" w:author="Qi Cheng" w:date="2020-04-19T20:46:00Z">
            <w:rPr/>
          </w:rPrChange>
        </w:rPr>
        <w:t>/</w:t>
      </w:r>
      <w:proofErr w:type="spellStart"/>
      <w:r w:rsidRPr="00194C46">
        <w:rPr>
          <w:b/>
          <w:bCs/>
          <w:rPrChange w:id="970" w:author="Qi Cheng" w:date="2020-04-19T20:46:00Z">
            <w:rPr/>
          </w:rPrChange>
        </w:rPr>
        <w:t>season_stat$G</w:t>
      </w:r>
      <w:proofErr w:type="spellEnd"/>
    </w:p>
    <w:p w14:paraId="5577109E" w14:textId="77777777" w:rsidR="001460FC" w:rsidRPr="00194C46" w:rsidRDefault="001460FC" w:rsidP="001460FC">
      <w:pPr>
        <w:pStyle w:val="Content"/>
        <w:rPr>
          <w:b/>
          <w:bCs/>
          <w:rPrChange w:id="971" w:author="Qi Cheng" w:date="2020-04-19T20:46:00Z">
            <w:rPr/>
          </w:rPrChange>
        </w:rPr>
      </w:pPr>
      <w:proofErr w:type="spellStart"/>
      <w:r w:rsidRPr="00194C46">
        <w:rPr>
          <w:b/>
          <w:bCs/>
          <w:rPrChange w:id="972" w:author="Qi Cheng" w:date="2020-04-19T20:46:00Z">
            <w:rPr/>
          </w:rPrChange>
        </w:rPr>
        <w:t>season_stat$RPG</w:t>
      </w:r>
      <w:proofErr w:type="spellEnd"/>
      <w:r w:rsidRPr="00194C46">
        <w:rPr>
          <w:b/>
          <w:bCs/>
          <w:rPrChange w:id="973" w:author="Qi Cheng" w:date="2020-04-19T20:46:00Z">
            <w:rPr/>
          </w:rPrChange>
        </w:rPr>
        <w:t xml:space="preserve">&lt;- </w:t>
      </w:r>
      <w:proofErr w:type="spellStart"/>
      <w:r w:rsidRPr="00194C46">
        <w:rPr>
          <w:b/>
          <w:bCs/>
          <w:rPrChange w:id="974" w:author="Qi Cheng" w:date="2020-04-19T20:46:00Z">
            <w:rPr/>
          </w:rPrChange>
        </w:rPr>
        <w:t>season_stat$TRB</w:t>
      </w:r>
      <w:proofErr w:type="spellEnd"/>
      <w:r w:rsidRPr="00194C46">
        <w:rPr>
          <w:b/>
          <w:bCs/>
          <w:rPrChange w:id="975" w:author="Qi Cheng" w:date="2020-04-19T20:46:00Z">
            <w:rPr/>
          </w:rPrChange>
        </w:rPr>
        <w:t>/</w:t>
      </w:r>
      <w:proofErr w:type="spellStart"/>
      <w:r w:rsidRPr="00194C46">
        <w:rPr>
          <w:b/>
          <w:bCs/>
          <w:rPrChange w:id="976" w:author="Qi Cheng" w:date="2020-04-19T20:46:00Z">
            <w:rPr/>
          </w:rPrChange>
        </w:rPr>
        <w:t>season_stat$G</w:t>
      </w:r>
      <w:proofErr w:type="spellEnd"/>
    </w:p>
    <w:p w14:paraId="53C55523" w14:textId="77777777" w:rsidR="001460FC" w:rsidRPr="00194C46" w:rsidRDefault="001460FC" w:rsidP="001460FC">
      <w:pPr>
        <w:pStyle w:val="Content"/>
        <w:rPr>
          <w:b/>
          <w:bCs/>
          <w:rPrChange w:id="977" w:author="Qi Cheng" w:date="2020-04-19T20:46:00Z">
            <w:rPr/>
          </w:rPrChange>
        </w:rPr>
      </w:pPr>
      <w:proofErr w:type="spellStart"/>
      <w:r w:rsidRPr="00194C46">
        <w:rPr>
          <w:b/>
          <w:bCs/>
          <w:rPrChange w:id="978" w:author="Qi Cheng" w:date="2020-04-19T20:46:00Z">
            <w:rPr/>
          </w:rPrChange>
        </w:rPr>
        <w:t>season_stat$ThreepointersPG</w:t>
      </w:r>
      <w:proofErr w:type="spellEnd"/>
      <w:r w:rsidRPr="00194C46">
        <w:rPr>
          <w:b/>
          <w:bCs/>
          <w:rPrChange w:id="979" w:author="Qi Cheng" w:date="2020-04-19T20:46:00Z">
            <w:rPr/>
          </w:rPrChange>
        </w:rPr>
        <w:t>&lt;- season_stat$X3P/</w:t>
      </w:r>
      <w:proofErr w:type="spellStart"/>
      <w:r w:rsidRPr="00194C46">
        <w:rPr>
          <w:b/>
          <w:bCs/>
          <w:rPrChange w:id="980" w:author="Qi Cheng" w:date="2020-04-19T20:46:00Z">
            <w:rPr/>
          </w:rPrChange>
        </w:rPr>
        <w:t>season_stat$G</w:t>
      </w:r>
      <w:proofErr w:type="spellEnd"/>
    </w:p>
    <w:p w14:paraId="54601474" w14:textId="77777777" w:rsidR="001460FC" w:rsidRPr="00194C46" w:rsidRDefault="001460FC" w:rsidP="001460FC">
      <w:pPr>
        <w:pStyle w:val="Content"/>
        <w:rPr>
          <w:b/>
          <w:bCs/>
          <w:rPrChange w:id="981" w:author="Qi Cheng" w:date="2020-04-19T20:46:00Z">
            <w:rPr/>
          </w:rPrChange>
        </w:rPr>
      </w:pPr>
      <w:proofErr w:type="spellStart"/>
      <w:r w:rsidRPr="00194C46">
        <w:rPr>
          <w:b/>
          <w:bCs/>
          <w:rPrChange w:id="982" w:author="Qi Cheng" w:date="2020-04-19T20:46:00Z">
            <w:rPr/>
          </w:rPrChange>
        </w:rPr>
        <w:t>season_stat$TwopintersPG</w:t>
      </w:r>
      <w:proofErr w:type="spellEnd"/>
      <w:r w:rsidRPr="00194C46">
        <w:rPr>
          <w:b/>
          <w:bCs/>
          <w:rPrChange w:id="983" w:author="Qi Cheng" w:date="2020-04-19T20:46:00Z">
            <w:rPr/>
          </w:rPrChange>
        </w:rPr>
        <w:t>&lt;-season_stat$X2P/</w:t>
      </w:r>
      <w:proofErr w:type="spellStart"/>
      <w:r w:rsidRPr="00194C46">
        <w:rPr>
          <w:b/>
          <w:bCs/>
          <w:rPrChange w:id="984" w:author="Qi Cheng" w:date="2020-04-19T20:46:00Z">
            <w:rPr/>
          </w:rPrChange>
        </w:rPr>
        <w:t>season_stat$G</w:t>
      </w:r>
      <w:proofErr w:type="spellEnd"/>
    </w:p>
    <w:p w14:paraId="04FD7FD5" w14:textId="77777777" w:rsidR="001460FC" w:rsidRPr="00194C46" w:rsidRDefault="001460FC" w:rsidP="001460FC">
      <w:pPr>
        <w:pStyle w:val="Content"/>
        <w:rPr>
          <w:b/>
          <w:bCs/>
          <w:rPrChange w:id="985" w:author="Qi Cheng" w:date="2020-04-19T20:46:00Z">
            <w:rPr/>
          </w:rPrChange>
        </w:rPr>
      </w:pPr>
      <w:proofErr w:type="spellStart"/>
      <w:r w:rsidRPr="00194C46">
        <w:rPr>
          <w:b/>
          <w:bCs/>
          <w:rPrChange w:id="986" w:author="Qi Cheng" w:date="2020-04-19T20:46:00Z">
            <w:rPr/>
          </w:rPrChange>
        </w:rPr>
        <w:t>season_stat$FGPG</w:t>
      </w:r>
      <w:proofErr w:type="spellEnd"/>
      <w:r w:rsidRPr="00194C46">
        <w:rPr>
          <w:b/>
          <w:bCs/>
          <w:rPrChange w:id="987" w:author="Qi Cheng" w:date="2020-04-19T20:46:00Z">
            <w:rPr/>
          </w:rPrChange>
        </w:rPr>
        <w:t xml:space="preserve">&lt;- </w:t>
      </w:r>
      <w:proofErr w:type="spellStart"/>
      <w:r w:rsidRPr="00194C46">
        <w:rPr>
          <w:b/>
          <w:bCs/>
          <w:rPrChange w:id="988" w:author="Qi Cheng" w:date="2020-04-19T20:46:00Z">
            <w:rPr/>
          </w:rPrChange>
        </w:rPr>
        <w:t>season_stat$FG</w:t>
      </w:r>
      <w:proofErr w:type="spellEnd"/>
      <w:r w:rsidRPr="00194C46">
        <w:rPr>
          <w:b/>
          <w:bCs/>
          <w:rPrChange w:id="989" w:author="Qi Cheng" w:date="2020-04-19T20:46:00Z">
            <w:rPr/>
          </w:rPrChange>
        </w:rPr>
        <w:t>/</w:t>
      </w:r>
      <w:proofErr w:type="spellStart"/>
      <w:r w:rsidRPr="00194C46">
        <w:rPr>
          <w:b/>
          <w:bCs/>
          <w:rPrChange w:id="990" w:author="Qi Cheng" w:date="2020-04-19T20:46:00Z">
            <w:rPr/>
          </w:rPrChange>
        </w:rPr>
        <w:t>season_stat$G</w:t>
      </w:r>
      <w:proofErr w:type="spellEnd"/>
    </w:p>
    <w:p w14:paraId="0C1DD21E" w14:textId="77777777" w:rsidR="001460FC" w:rsidRPr="00194C46" w:rsidRDefault="001460FC" w:rsidP="001460FC">
      <w:pPr>
        <w:pStyle w:val="Content"/>
        <w:rPr>
          <w:b/>
          <w:bCs/>
          <w:rPrChange w:id="991" w:author="Qi Cheng" w:date="2020-04-19T20:46:00Z">
            <w:rPr/>
          </w:rPrChange>
        </w:rPr>
      </w:pPr>
      <w:proofErr w:type="spellStart"/>
      <w:r w:rsidRPr="00194C46">
        <w:rPr>
          <w:b/>
          <w:bCs/>
          <w:rPrChange w:id="992" w:author="Qi Cheng" w:date="2020-04-19T20:46:00Z">
            <w:rPr/>
          </w:rPrChange>
        </w:rPr>
        <w:t>season_stat$SteelPG</w:t>
      </w:r>
      <w:proofErr w:type="spellEnd"/>
      <w:r w:rsidRPr="00194C46">
        <w:rPr>
          <w:b/>
          <w:bCs/>
          <w:rPrChange w:id="993" w:author="Qi Cheng" w:date="2020-04-19T20:46:00Z">
            <w:rPr/>
          </w:rPrChange>
        </w:rPr>
        <w:t>&lt;-</w:t>
      </w:r>
      <w:proofErr w:type="spellStart"/>
      <w:r w:rsidRPr="00194C46">
        <w:rPr>
          <w:b/>
          <w:bCs/>
          <w:rPrChange w:id="994" w:author="Qi Cheng" w:date="2020-04-19T20:46:00Z">
            <w:rPr/>
          </w:rPrChange>
        </w:rPr>
        <w:t>season_stat$STL</w:t>
      </w:r>
      <w:proofErr w:type="spellEnd"/>
      <w:r w:rsidRPr="00194C46">
        <w:rPr>
          <w:b/>
          <w:bCs/>
          <w:rPrChange w:id="995" w:author="Qi Cheng" w:date="2020-04-19T20:46:00Z">
            <w:rPr/>
          </w:rPrChange>
        </w:rPr>
        <w:t>/</w:t>
      </w:r>
      <w:proofErr w:type="spellStart"/>
      <w:r w:rsidRPr="00194C46">
        <w:rPr>
          <w:b/>
          <w:bCs/>
          <w:rPrChange w:id="996" w:author="Qi Cheng" w:date="2020-04-19T20:46:00Z">
            <w:rPr/>
          </w:rPrChange>
        </w:rPr>
        <w:t>season_stat$G</w:t>
      </w:r>
      <w:proofErr w:type="spellEnd"/>
    </w:p>
    <w:p w14:paraId="6F12842A" w14:textId="77777777" w:rsidR="001460FC" w:rsidRDefault="001460FC" w:rsidP="001460FC">
      <w:pPr>
        <w:pStyle w:val="Content"/>
      </w:pPr>
    </w:p>
    <w:p w14:paraId="34653319" w14:textId="77777777" w:rsidR="001460FC" w:rsidRDefault="001460FC" w:rsidP="001460FC">
      <w:pPr>
        <w:pStyle w:val="Content"/>
      </w:pPr>
      <w:r>
        <w:t>#analyzing data to know the right features for our model</w:t>
      </w:r>
    </w:p>
    <w:p w14:paraId="29661908" w14:textId="77777777" w:rsidR="001460FC" w:rsidRDefault="001460FC" w:rsidP="001460FC">
      <w:pPr>
        <w:pStyle w:val="Content"/>
      </w:pPr>
    </w:p>
    <w:p w14:paraId="4CDAFE4E" w14:textId="77777777" w:rsidR="001460FC" w:rsidRPr="00194C46" w:rsidRDefault="001460FC" w:rsidP="001460FC">
      <w:pPr>
        <w:pStyle w:val="Content"/>
        <w:rPr>
          <w:b/>
          <w:bCs/>
          <w:rPrChange w:id="997" w:author="Qi Cheng" w:date="2020-04-19T20:46:00Z">
            <w:rPr/>
          </w:rPrChange>
        </w:rPr>
      </w:pPr>
      <w:proofErr w:type="gramStart"/>
      <w:r w:rsidRPr="00194C46">
        <w:rPr>
          <w:b/>
          <w:bCs/>
          <w:rPrChange w:id="998" w:author="Qi Cheng" w:date="2020-04-19T20:46:00Z">
            <w:rPr/>
          </w:rPrChange>
        </w:rPr>
        <w:t>hist(</w:t>
      </w:r>
      <w:proofErr w:type="spellStart"/>
      <w:proofErr w:type="gramEnd"/>
      <w:r w:rsidRPr="00194C46">
        <w:rPr>
          <w:b/>
          <w:bCs/>
          <w:rPrChange w:id="999" w:author="Qi Cheng" w:date="2020-04-19T20:46:00Z">
            <w:rPr/>
          </w:rPrChange>
        </w:rPr>
        <w:t>season_stat$Age,col</w:t>
      </w:r>
      <w:proofErr w:type="spellEnd"/>
      <w:r w:rsidRPr="00194C46">
        <w:rPr>
          <w:b/>
          <w:bCs/>
          <w:rPrChange w:id="1000" w:author="Qi Cheng" w:date="2020-04-19T20:46:00Z">
            <w:rPr/>
          </w:rPrChange>
        </w:rPr>
        <w:t xml:space="preserve"> = "BLUE",</w:t>
      </w:r>
      <w:proofErr w:type="spellStart"/>
      <w:r w:rsidRPr="00194C46">
        <w:rPr>
          <w:b/>
          <w:bCs/>
          <w:rPrChange w:id="1001" w:author="Qi Cheng" w:date="2020-04-19T20:46:00Z">
            <w:rPr/>
          </w:rPrChange>
        </w:rPr>
        <w:t>xlab</w:t>
      </w:r>
      <w:proofErr w:type="spellEnd"/>
      <w:r w:rsidRPr="00194C46">
        <w:rPr>
          <w:b/>
          <w:bCs/>
          <w:rPrChange w:id="1002" w:author="Qi Cheng" w:date="2020-04-19T20:46:00Z">
            <w:rPr/>
          </w:rPrChange>
        </w:rPr>
        <w:t xml:space="preserve"> = "Player </w:t>
      </w:r>
      <w:proofErr w:type="spellStart"/>
      <w:r w:rsidRPr="00194C46">
        <w:rPr>
          <w:b/>
          <w:bCs/>
          <w:rPrChange w:id="1003" w:author="Qi Cheng" w:date="2020-04-19T20:46:00Z">
            <w:rPr/>
          </w:rPrChange>
        </w:rPr>
        <w:t>Age",main</w:t>
      </w:r>
      <w:proofErr w:type="spellEnd"/>
      <w:r w:rsidRPr="00194C46">
        <w:rPr>
          <w:b/>
          <w:bCs/>
          <w:rPrChange w:id="1004" w:author="Qi Cheng" w:date="2020-04-19T20:46:00Z">
            <w:rPr/>
          </w:rPrChange>
        </w:rPr>
        <w:t xml:space="preserve"> = "Histogram")</w:t>
      </w:r>
    </w:p>
    <w:p w14:paraId="085ACB3C" w14:textId="77777777" w:rsidR="001460FC" w:rsidRPr="00194C46" w:rsidRDefault="001460FC" w:rsidP="001460FC">
      <w:pPr>
        <w:pStyle w:val="Content"/>
        <w:rPr>
          <w:b/>
          <w:bCs/>
          <w:rPrChange w:id="1005" w:author="Qi Cheng" w:date="2020-04-19T20:46:00Z">
            <w:rPr/>
          </w:rPrChange>
        </w:rPr>
      </w:pPr>
      <w:proofErr w:type="gramStart"/>
      <w:r w:rsidRPr="00194C46">
        <w:rPr>
          <w:b/>
          <w:bCs/>
          <w:rPrChange w:id="1006" w:author="Qi Cheng" w:date="2020-04-19T20:46:00Z">
            <w:rPr/>
          </w:rPrChange>
        </w:rPr>
        <w:t>hist(</w:t>
      </w:r>
      <w:proofErr w:type="spellStart"/>
      <w:proofErr w:type="gramEnd"/>
      <w:r w:rsidRPr="00194C46">
        <w:rPr>
          <w:b/>
          <w:bCs/>
          <w:rPrChange w:id="1007" w:author="Qi Cheng" w:date="2020-04-19T20:46:00Z">
            <w:rPr/>
          </w:rPrChange>
        </w:rPr>
        <w:t>season_stat$G,col</w:t>
      </w:r>
      <w:proofErr w:type="spellEnd"/>
      <w:r w:rsidRPr="00194C46">
        <w:rPr>
          <w:b/>
          <w:bCs/>
          <w:rPrChange w:id="1008" w:author="Qi Cheng" w:date="2020-04-19T20:46:00Z">
            <w:rPr/>
          </w:rPrChange>
        </w:rPr>
        <w:t xml:space="preserve"> = "green",</w:t>
      </w:r>
      <w:proofErr w:type="spellStart"/>
      <w:r w:rsidRPr="00194C46">
        <w:rPr>
          <w:b/>
          <w:bCs/>
          <w:rPrChange w:id="1009" w:author="Qi Cheng" w:date="2020-04-19T20:46:00Z">
            <w:rPr/>
          </w:rPrChange>
        </w:rPr>
        <w:t>xlab</w:t>
      </w:r>
      <w:proofErr w:type="spellEnd"/>
      <w:r w:rsidRPr="00194C46">
        <w:rPr>
          <w:b/>
          <w:bCs/>
          <w:rPrChange w:id="1010" w:author="Qi Cheng" w:date="2020-04-19T20:46:00Z">
            <w:rPr/>
          </w:rPrChange>
        </w:rPr>
        <w:t xml:space="preserve"> = "Games </w:t>
      </w:r>
      <w:proofErr w:type="spellStart"/>
      <w:r w:rsidRPr="00194C46">
        <w:rPr>
          <w:b/>
          <w:bCs/>
          <w:rPrChange w:id="1011" w:author="Qi Cheng" w:date="2020-04-19T20:46:00Z">
            <w:rPr/>
          </w:rPrChange>
        </w:rPr>
        <w:t>played",main</w:t>
      </w:r>
      <w:proofErr w:type="spellEnd"/>
      <w:r w:rsidRPr="00194C46">
        <w:rPr>
          <w:b/>
          <w:bCs/>
          <w:rPrChange w:id="1012" w:author="Qi Cheng" w:date="2020-04-19T20:46:00Z">
            <w:rPr/>
          </w:rPrChange>
        </w:rPr>
        <w:t xml:space="preserve"> = "Histogram")</w:t>
      </w:r>
    </w:p>
    <w:p w14:paraId="1E33688F" w14:textId="77777777" w:rsidR="001460FC" w:rsidRPr="00194C46" w:rsidRDefault="001460FC" w:rsidP="001460FC">
      <w:pPr>
        <w:pStyle w:val="Content"/>
        <w:rPr>
          <w:b/>
          <w:bCs/>
          <w:rPrChange w:id="1013" w:author="Qi Cheng" w:date="2020-04-19T20:46:00Z">
            <w:rPr/>
          </w:rPrChange>
        </w:rPr>
      </w:pPr>
      <w:proofErr w:type="gramStart"/>
      <w:r w:rsidRPr="00194C46">
        <w:rPr>
          <w:b/>
          <w:bCs/>
          <w:rPrChange w:id="1014" w:author="Qi Cheng" w:date="2020-04-19T20:46:00Z">
            <w:rPr/>
          </w:rPrChange>
        </w:rPr>
        <w:t>hist(</w:t>
      </w:r>
      <w:proofErr w:type="spellStart"/>
      <w:proofErr w:type="gramEnd"/>
      <w:r w:rsidRPr="00194C46">
        <w:rPr>
          <w:b/>
          <w:bCs/>
          <w:rPrChange w:id="1015" w:author="Qi Cheng" w:date="2020-04-19T20:46:00Z">
            <w:rPr/>
          </w:rPrChange>
        </w:rPr>
        <w:t>season_stat$TOV,col</w:t>
      </w:r>
      <w:proofErr w:type="spellEnd"/>
      <w:r w:rsidRPr="00194C46">
        <w:rPr>
          <w:b/>
          <w:bCs/>
          <w:rPrChange w:id="1016" w:author="Qi Cheng" w:date="2020-04-19T20:46:00Z">
            <w:rPr/>
          </w:rPrChange>
        </w:rPr>
        <w:t xml:space="preserve"> = "Red",</w:t>
      </w:r>
      <w:proofErr w:type="spellStart"/>
      <w:r w:rsidRPr="00194C46">
        <w:rPr>
          <w:b/>
          <w:bCs/>
          <w:rPrChange w:id="1017" w:author="Qi Cheng" w:date="2020-04-19T20:46:00Z">
            <w:rPr/>
          </w:rPrChange>
        </w:rPr>
        <w:t>xlab</w:t>
      </w:r>
      <w:proofErr w:type="spellEnd"/>
      <w:r w:rsidRPr="00194C46">
        <w:rPr>
          <w:b/>
          <w:bCs/>
          <w:rPrChange w:id="1018" w:author="Qi Cheng" w:date="2020-04-19T20:46:00Z">
            <w:rPr/>
          </w:rPrChange>
        </w:rPr>
        <w:t xml:space="preserve"> = "</w:t>
      </w:r>
      <w:proofErr w:type="spellStart"/>
      <w:r w:rsidRPr="00194C46">
        <w:rPr>
          <w:b/>
          <w:bCs/>
          <w:rPrChange w:id="1019" w:author="Qi Cheng" w:date="2020-04-19T20:46:00Z">
            <w:rPr/>
          </w:rPrChange>
        </w:rPr>
        <w:t>TurnOver</w:t>
      </w:r>
      <w:proofErr w:type="spellEnd"/>
      <w:r w:rsidRPr="00194C46">
        <w:rPr>
          <w:b/>
          <w:bCs/>
          <w:rPrChange w:id="1020" w:author="Qi Cheng" w:date="2020-04-19T20:46:00Z">
            <w:rPr/>
          </w:rPrChange>
        </w:rPr>
        <w:t xml:space="preserve"> </w:t>
      </w:r>
      <w:proofErr w:type="spellStart"/>
      <w:r w:rsidRPr="00194C46">
        <w:rPr>
          <w:b/>
          <w:bCs/>
          <w:rPrChange w:id="1021" w:author="Qi Cheng" w:date="2020-04-19T20:46:00Z">
            <w:rPr/>
          </w:rPrChange>
        </w:rPr>
        <w:t>points",main</w:t>
      </w:r>
      <w:proofErr w:type="spellEnd"/>
      <w:r w:rsidRPr="00194C46">
        <w:rPr>
          <w:b/>
          <w:bCs/>
          <w:rPrChange w:id="1022" w:author="Qi Cheng" w:date="2020-04-19T20:46:00Z">
            <w:rPr/>
          </w:rPrChange>
        </w:rPr>
        <w:t xml:space="preserve"> = "Histogram")</w:t>
      </w:r>
    </w:p>
    <w:p w14:paraId="353EEC6C" w14:textId="77777777" w:rsidR="001460FC" w:rsidRPr="00194C46" w:rsidRDefault="001460FC" w:rsidP="001460FC">
      <w:pPr>
        <w:pStyle w:val="Content"/>
        <w:rPr>
          <w:b/>
          <w:bCs/>
          <w:rPrChange w:id="1023" w:author="Qi Cheng" w:date="2020-04-19T20:46:00Z">
            <w:rPr/>
          </w:rPrChange>
        </w:rPr>
      </w:pPr>
      <w:proofErr w:type="gramStart"/>
      <w:r w:rsidRPr="00194C46">
        <w:rPr>
          <w:b/>
          <w:bCs/>
          <w:rPrChange w:id="1024" w:author="Qi Cheng" w:date="2020-04-19T20:46:00Z">
            <w:rPr/>
          </w:rPrChange>
        </w:rPr>
        <w:t>hist(</w:t>
      </w:r>
      <w:proofErr w:type="spellStart"/>
      <w:proofErr w:type="gramEnd"/>
      <w:r w:rsidRPr="00194C46">
        <w:rPr>
          <w:b/>
          <w:bCs/>
          <w:rPrChange w:id="1025" w:author="Qi Cheng" w:date="2020-04-19T20:46:00Z">
            <w:rPr/>
          </w:rPrChange>
        </w:rPr>
        <w:t>season_stat$PF,col</w:t>
      </w:r>
      <w:proofErr w:type="spellEnd"/>
      <w:r w:rsidRPr="00194C46">
        <w:rPr>
          <w:b/>
          <w:bCs/>
          <w:rPrChange w:id="1026" w:author="Qi Cheng" w:date="2020-04-19T20:46:00Z">
            <w:rPr/>
          </w:rPrChange>
        </w:rPr>
        <w:t xml:space="preserve"> = "yellow",</w:t>
      </w:r>
      <w:proofErr w:type="spellStart"/>
      <w:r w:rsidRPr="00194C46">
        <w:rPr>
          <w:b/>
          <w:bCs/>
          <w:rPrChange w:id="1027" w:author="Qi Cheng" w:date="2020-04-19T20:46:00Z">
            <w:rPr/>
          </w:rPrChange>
        </w:rPr>
        <w:t>xlab</w:t>
      </w:r>
      <w:proofErr w:type="spellEnd"/>
      <w:r w:rsidRPr="00194C46">
        <w:rPr>
          <w:b/>
          <w:bCs/>
          <w:rPrChange w:id="1028" w:author="Qi Cheng" w:date="2020-04-19T20:46:00Z">
            <w:rPr/>
          </w:rPrChange>
        </w:rPr>
        <w:t xml:space="preserve"> = "Personal </w:t>
      </w:r>
      <w:proofErr w:type="spellStart"/>
      <w:r w:rsidRPr="00194C46">
        <w:rPr>
          <w:b/>
          <w:bCs/>
          <w:rPrChange w:id="1029" w:author="Qi Cheng" w:date="2020-04-19T20:46:00Z">
            <w:rPr/>
          </w:rPrChange>
        </w:rPr>
        <w:t>fouls",main</w:t>
      </w:r>
      <w:proofErr w:type="spellEnd"/>
      <w:r w:rsidRPr="00194C46">
        <w:rPr>
          <w:b/>
          <w:bCs/>
          <w:rPrChange w:id="1030" w:author="Qi Cheng" w:date="2020-04-19T20:46:00Z">
            <w:rPr/>
          </w:rPrChange>
        </w:rPr>
        <w:t xml:space="preserve"> = "Histogram")</w:t>
      </w:r>
    </w:p>
    <w:p w14:paraId="4A00C719" w14:textId="77777777" w:rsidR="001460FC" w:rsidRDefault="001460FC" w:rsidP="001460FC">
      <w:pPr>
        <w:pStyle w:val="Content"/>
      </w:pPr>
    </w:p>
    <w:p w14:paraId="1AE2D816" w14:textId="77777777" w:rsidR="001460FC" w:rsidRDefault="001460FC" w:rsidP="001460FC">
      <w:pPr>
        <w:pStyle w:val="Content"/>
      </w:pPr>
    </w:p>
    <w:p w14:paraId="0B887AD8" w14:textId="77777777" w:rsidR="001460FC" w:rsidRDefault="001460FC" w:rsidP="001460FC">
      <w:pPr>
        <w:pStyle w:val="Content"/>
      </w:pPr>
      <w:r>
        <w:t>#correlation table</w:t>
      </w:r>
    </w:p>
    <w:p w14:paraId="0DDD6273" w14:textId="77777777" w:rsidR="001460FC" w:rsidRPr="00194C46" w:rsidRDefault="001460FC" w:rsidP="001460FC">
      <w:pPr>
        <w:pStyle w:val="Content"/>
        <w:rPr>
          <w:b/>
          <w:bCs/>
          <w:rPrChange w:id="1031" w:author="Qi Cheng" w:date="2020-04-19T20:46:00Z">
            <w:rPr/>
          </w:rPrChange>
        </w:rPr>
      </w:pPr>
      <w:proofErr w:type="spellStart"/>
      <w:r w:rsidRPr="00194C46">
        <w:rPr>
          <w:b/>
          <w:bCs/>
          <w:rPrChange w:id="1032" w:author="Qi Cheng" w:date="2020-04-19T20:46:00Z">
            <w:rPr/>
          </w:rPrChange>
        </w:rPr>
        <w:t>ggcorr</w:t>
      </w:r>
      <w:proofErr w:type="spellEnd"/>
      <w:r w:rsidRPr="00194C46">
        <w:rPr>
          <w:b/>
          <w:bCs/>
          <w:rPrChange w:id="1033" w:author="Qi Cheng" w:date="2020-04-19T20:46:00Z">
            <w:rPr/>
          </w:rPrChange>
        </w:rPr>
        <w:t>(</w:t>
      </w:r>
      <w:proofErr w:type="spellStart"/>
      <w:r w:rsidRPr="00194C46">
        <w:rPr>
          <w:b/>
          <w:bCs/>
          <w:rPrChange w:id="1034" w:author="Qi Cheng" w:date="2020-04-19T20:46:00Z">
            <w:rPr/>
          </w:rPrChange>
        </w:rPr>
        <w:t>season_stat</w:t>
      </w:r>
      <w:proofErr w:type="spellEnd"/>
      <w:r w:rsidRPr="00194C46">
        <w:rPr>
          <w:b/>
          <w:bCs/>
          <w:rPrChange w:id="1035" w:author="Qi Cheng" w:date="2020-04-19T20:46:00Z">
            <w:rPr/>
          </w:rPrChange>
        </w:rPr>
        <w:t>)</w:t>
      </w:r>
    </w:p>
    <w:p w14:paraId="01168F2D" w14:textId="77777777" w:rsidR="001460FC" w:rsidRDefault="001460FC" w:rsidP="001460FC">
      <w:pPr>
        <w:pStyle w:val="Content"/>
      </w:pPr>
    </w:p>
    <w:p w14:paraId="597F6A11" w14:textId="77777777" w:rsidR="001460FC" w:rsidRDefault="001460FC" w:rsidP="001460FC">
      <w:pPr>
        <w:pStyle w:val="Content"/>
      </w:pPr>
    </w:p>
    <w:p w14:paraId="0814FB47" w14:textId="77777777" w:rsidR="001460FC" w:rsidRDefault="001460FC" w:rsidP="001460FC">
      <w:pPr>
        <w:pStyle w:val="Content"/>
      </w:pPr>
      <w:r>
        <w:t>#keeping the important attributes only</w:t>
      </w:r>
    </w:p>
    <w:p w14:paraId="27F87D5B" w14:textId="77777777" w:rsidR="001460FC" w:rsidRPr="00194C46" w:rsidRDefault="001460FC" w:rsidP="001460FC">
      <w:pPr>
        <w:pStyle w:val="Content"/>
        <w:rPr>
          <w:b/>
          <w:bCs/>
          <w:rPrChange w:id="1036" w:author="Qi Cheng" w:date="2020-04-19T20:46:00Z">
            <w:rPr/>
          </w:rPrChange>
        </w:rPr>
      </w:pPr>
      <w:proofErr w:type="spellStart"/>
      <w:r w:rsidRPr="00194C46">
        <w:rPr>
          <w:b/>
          <w:bCs/>
          <w:rPrChange w:id="1037" w:author="Qi Cheng" w:date="2020-04-19T20:46:00Z">
            <w:rPr/>
          </w:rPrChange>
        </w:rPr>
        <w:t>Season_MVP</w:t>
      </w:r>
      <w:proofErr w:type="spellEnd"/>
      <w:r w:rsidRPr="00194C46">
        <w:rPr>
          <w:b/>
          <w:bCs/>
          <w:rPrChange w:id="1038" w:author="Qi Cheng" w:date="2020-04-19T20:46:00Z">
            <w:rPr/>
          </w:rPrChange>
        </w:rPr>
        <w:t xml:space="preserve">&lt;- </w:t>
      </w:r>
      <w:proofErr w:type="spellStart"/>
      <w:r w:rsidRPr="00194C46">
        <w:rPr>
          <w:b/>
          <w:bCs/>
          <w:rPrChange w:id="1039" w:author="Qi Cheng" w:date="2020-04-19T20:46:00Z">
            <w:rPr/>
          </w:rPrChange>
        </w:rPr>
        <w:t>season_stat</w:t>
      </w:r>
      <w:proofErr w:type="spellEnd"/>
      <w:proofErr w:type="gramStart"/>
      <w:r w:rsidRPr="00194C46">
        <w:rPr>
          <w:b/>
          <w:bCs/>
          <w:rPrChange w:id="1040" w:author="Qi Cheng" w:date="2020-04-19T20:46:00Z">
            <w:rPr/>
          </w:rPrChange>
        </w:rPr>
        <w:t>[,-</w:t>
      </w:r>
      <w:proofErr w:type="gramEnd"/>
      <w:r w:rsidRPr="00194C46">
        <w:rPr>
          <w:b/>
          <w:bCs/>
          <w:rPrChange w:id="1041" w:author="Qi Cheng" w:date="2020-04-19T20:46:00Z">
            <w:rPr/>
          </w:rPrChange>
        </w:rPr>
        <w:t>c(3:23)]</w:t>
      </w:r>
    </w:p>
    <w:p w14:paraId="02EDC622" w14:textId="77777777" w:rsidR="001460FC" w:rsidRPr="00194C46" w:rsidRDefault="001460FC" w:rsidP="001460FC">
      <w:pPr>
        <w:pStyle w:val="Content"/>
        <w:rPr>
          <w:b/>
          <w:bCs/>
          <w:rPrChange w:id="1042" w:author="Qi Cheng" w:date="2020-04-19T20:46:00Z">
            <w:rPr/>
          </w:rPrChange>
        </w:rPr>
      </w:pPr>
      <w:proofErr w:type="spellStart"/>
      <w:r w:rsidRPr="00194C46">
        <w:rPr>
          <w:b/>
          <w:bCs/>
          <w:rPrChange w:id="1043" w:author="Qi Cheng" w:date="2020-04-19T20:46:00Z">
            <w:rPr/>
          </w:rPrChange>
        </w:rPr>
        <w:t>Season_MVP</w:t>
      </w:r>
      <w:proofErr w:type="spellEnd"/>
      <w:r w:rsidRPr="00194C46">
        <w:rPr>
          <w:b/>
          <w:bCs/>
          <w:rPrChange w:id="1044" w:author="Qi Cheng" w:date="2020-04-19T20:46:00Z">
            <w:rPr/>
          </w:rPrChange>
        </w:rPr>
        <w:t xml:space="preserve">&lt;- </w:t>
      </w:r>
      <w:proofErr w:type="spellStart"/>
      <w:r w:rsidRPr="00194C46">
        <w:rPr>
          <w:b/>
          <w:bCs/>
          <w:rPrChange w:id="1045" w:author="Qi Cheng" w:date="2020-04-19T20:46:00Z">
            <w:rPr/>
          </w:rPrChange>
        </w:rPr>
        <w:t>Season_MVP</w:t>
      </w:r>
      <w:proofErr w:type="spellEnd"/>
      <w:proofErr w:type="gramStart"/>
      <w:r w:rsidRPr="00194C46">
        <w:rPr>
          <w:b/>
          <w:bCs/>
          <w:rPrChange w:id="1046" w:author="Qi Cheng" w:date="2020-04-19T20:46:00Z">
            <w:rPr/>
          </w:rPrChange>
        </w:rPr>
        <w:t>[,-</w:t>
      </w:r>
      <w:proofErr w:type="gramEnd"/>
      <w:r w:rsidRPr="00194C46">
        <w:rPr>
          <w:b/>
          <w:bCs/>
          <w:rPrChange w:id="1047" w:author="Qi Cheng" w:date="2020-04-19T20:46:00Z">
            <w:rPr/>
          </w:rPrChange>
        </w:rPr>
        <w:t>c(4:31)]</w:t>
      </w:r>
    </w:p>
    <w:p w14:paraId="76D6B10F" w14:textId="77777777" w:rsidR="001460FC" w:rsidRDefault="001460FC" w:rsidP="001460FC">
      <w:pPr>
        <w:pStyle w:val="Content"/>
      </w:pPr>
    </w:p>
    <w:p w14:paraId="25537AD3" w14:textId="77777777" w:rsidR="001460FC" w:rsidRDefault="001460FC" w:rsidP="001460FC">
      <w:pPr>
        <w:pStyle w:val="Content"/>
      </w:pPr>
      <w:r>
        <w:t>#changing Column names in the MVP tables</w:t>
      </w:r>
    </w:p>
    <w:p w14:paraId="0E9BAA20" w14:textId="77777777" w:rsidR="001460FC" w:rsidRPr="00194C46" w:rsidRDefault="001460FC" w:rsidP="001460FC">
      <w:pPr>
        <w:pStyle w:val="Content"/>
        <w:rPr>
          <w:b/>
          <w:bCs/>
          <w:rPrChange w:id="1048" w:author="Qi Cheng" w:date="2020-04-19T20:46:00Z">
            <w:rPr/>
          </w:rPrChange>
        </w:rPr>
      </w:pPr>
      <w:proofErr w:type="gramStart"/>
      <w:r w:rsidRPr="00194C46">
        <w:rPr>
          <w:b/>
          <w:bCs/>
          <w:rPrChange w:id="1049" w:author="Qi Cheng" w:date="2020-04-19T20:46:00Z">
            <w:rPr/>
          </w:rPrChange>
        </w:rPr>
        <w:t>names(</w:t>
      </w:r>
      <w:proofErr w:type="spellStart"/>
      <w:proofErr w:type="gramEnd"/>
      <w:r w:rsidRPr="00194C46">
        <w:rPr>
          <w:b/>
          <w:bCs/>
          <w:rPrChange w:id="1050" w:author="Qi Cheng" w:date="2020-04-19T20:46:00Z">
            <w:rPr/>
          </w:rPrChange>
        </w:rPr>
        <w:t>Season_MVP</w:t>
      </w:r>
      <w:proofErr w:type="spellEnd"/>
      <w:r w:rsidRPr="00194C46">
        <w:rPr>
          <w:b/>
          <w:bCs/>
          <w:rPrChange w:id="1051" w:author="Qi Cheng" w:date="2020-04-19T20:46:00Z">
            <w:rPr/>
          </w:rPrChange>
        </w:rPr>
        <w:t>)[1]&lt;-paste("YEAR")</w:t>
      </w:r>
    </w:p>
    <w:p w14:paraId="04DA4D51" w14:textId="77777777" w:rsidR="001460FC" w:rsidRPr="00194C46" w:rsidRDefault="001460FC" w:rsidP="001460FC">
      <w:pPr>
        <w:pStyle w:val="Content"/>
        <w:rPr>
          <w:b/>
          <w:bCs/>
          <w:rPrChange w:id="1052" w:author="Qi Cheng" w:date="2020-04-19T20:46:00Z">
            <w:rPr/>
          </w:rPrChange>
        </w:rPr>
      </w:pPr>
      <w:proofErr w:type="gramStart"/>
      <w:r w:rsidRPr="00194C46">
        <w:rPr>
          <w:b/>
          <w:bCs/>
          <w:rPrChange w:id="1053" w:author="Qi Cheng" w:date="2020-04-19T20:46:00Z">
            <w:rPr/>
          </w:rPrChange>
        </w:rPr>
        <w:t>names(</w:t>
      </w:r>
      <w:proofErr w:type="spellStart"/>
      <w:proofErr w:type="gramEnd"/>
      <w:r w:rsidRPr="00194C46">
        <w:rPr>
          <w:b/>
          <w:bCs/>
          <w:rPrChange w:id="1054" w:author="Qi Cheng" w:date="2020-04-19T20:46:00Z">
            <w:rPr/>
          </w:rPrChange>
        </w:rPr>
        <w:t>Season_MVP</w:t>
      </w:r>
      <w:proofErr w:type="spellEnd"/>
      <w:r w:rsidRPr="00194C46">
        <w:rPr>
          <w:b/>
          <w:bCs/>
          <w:rPrChange w:id="1055" w:author="Qi Cheng" w:date="2020-04-19T20:46:00Z">
            <w:rPr/>
          </w:rPrChange>
        </w:rPr>
        <w:t>)[2]&lt;- paste("PLAYER")</w:t>
      </w:r>
    </w:p>
    <w:p w14:paraId="45D4DF09" w14:textId="77777777" w:rsidR="001460FC" w:rsidRDefault="001460FC" w:rsidP="001460FC">
      <w:pPr>
        <w:pStyle w:val="Content"/>
      </w:pPr>
    </w:p>
    <w:p w14:paraId="127D4878" w14:textId="77777777" w:rsidR="001460FC" w:rsidRDefault="001460FC" w:rsidP="001460FC">
      <w:pPr>
        <w:pStyle w:val="Content"/>
      </w:pPr>
    </w:p>
    <w:p w14:paraId="6B51E228" w14:textId="77777777" w:rsidR="001460FC" w:rsidRDefault="001460FC" w:rsidP="001460FC">
      <w:pPr>
        <w:pStyle w:val="Content"/>
      </w:pPr>
    </w:p>
    <w:p w14:paraId="3F5E0C12" w14:textId="77777777" w:rsidR="001460FC" w:rsidRDefault="001460FC" w:rsidP="001460FC">
      <w:pPr>
        <w:pStyle w:val="Content"/>
      </w:pPr>
      <w:r>
        <w:t>#Checking data type of Variables</w:t>
      </w:r>
    </w:p>
    <w:p w14:paraId="1601EBFA" w14:textId="77777777" w:rsidR="001460FC" w:rsidRPr="00194C46" w:rsidRDefault="001460FC" w:rsidP="001460FC">
      <w:pPr>
        <w:pStyle w:val="Content"/>
        <w:rPr>
          <w:b/>
          <w:bCs/>
          <w:rPrChange w:id="1056" w:author="Qi Cheng" w:date="2020-04-19T20:46:00Z">
            <w:rPr/>
          </w:rPrChange>
        </w:rPr>
      </w:pPr>
      <w:proofErr w:type="spellStart"/>
      <w:r w:rsidRPr="00194C46">
        <w:rPr>
          <w:b/>
          <w:bCs/>
          <w:rPrChange w:id="1057" w:author="Qi Cheng" w:date="2020-04-19T20:46:00Z">
            <w:rPr/>
          </w:rPrChange>
        </w:rPr>
        <w:t>Season_MVP</w:t>
      </w:r>
      <w:proofErr w:type="spellEnd"/>
      <w:r w:rsidRPr="00194C46">
        <w:rPr>
          <w:b/>
          <w:bCs/>
          <w:rPrChange w:id="1058" w:author="Qi Cheng" w:date="2020-04-19T20:46:00Z">
            <w:rPr/>
          </w:rPrChange>
        </w:rPr>
        <w:t xml:space="preserve">&lt;- </w:t>
      </w:r>
      <w:proofErr w:type="spellStart"/>
      <w:r w:rsidRPr="00194C46">
        <w:rPr>
          <w:b/>
          <w:bCs/>
          <w:rPrChange w:id="1059" w:author="Qi Cheng" w:date="2020-04-19T20:46:00Z">
            <w:rPr/>
          </w:rPrChange>
        </w:rPr>
        <w:t>Season_MVP</w:t>
      </w:r>
      <w:proofErr w:type="spellEnd"/>
      <w:r w:rsidRPr="00194C46">
        <w:rPr>
          <w:b/>
          <w:bCs/>
          <w:rPrChange w:id="1060" w:author="Qi Cheng" w:date="2020-04-19T20:46:00Z">
            <w:rPr/>
          </w:rPrChange>
        </w:rPr>
        <w:t xml:space="preserve"> %&gt;% </w:t>
      </w:r>
      <w:proofErr w:type="gramStart"/>
      <w:r w:rsidRPr="00194C46">
        <w:rPr>
          <w:b/>
          <w:bCs/>
          <w:rPrChange w:id="1061" w:author="Qi Cheng" w:date="2020-04-19T20:46:00Z">
            <w:rPr/>
          </w:rPrChange>
        </w:rPr>
        <w:t>mutate(</w:t>
      </w:r>
      <w:proofErr w:type="gramEnd"/>
      <w:r w:rsidRPr="00194C46">
        <w:rPr>
          <w:b/>
          <w:bCs/>
          <w:rPrChange w:id="1062" w:author="Qi Cheng" w:date="2020-04-19T20:46:00Z">
            <w:rPr/>
          </w:rPrChange>
        </w:rPr>
        <w:t>WS = replace(</w:t>
      </w:r>
      <w:proofErr w:type="spellStart"/>
      <w:r w:rsidRPr="00194C46">
        <w:rPr>
          <w:b/>
          <w:bCs/>
          <w:rPrChange w:id="1063" w:author="Qi Cheng" w:date="2020-04-19T20:46:00Z">
            <w:rPr/>
          </w:rPrChange>
        </w:rPr>
        <w:t>WS,is.na</w:t>
      </w:r>
      <w:proofErr w:type="spellEnd"/>
      <w:r w:rsidRPr="00194C46">
        <w:rPr>
          <w:b/>
          <w:bCs/>
          <w:rPrChange w:id="1064" w:author="Qi Cheng" w:date="2020-04-19T20:46:00Z">
            <w:rPr/>
          </w:rPrChange>
        </w:rPr>
        <w:t>(WS),0),</w:t>
      </w:r>
    </w:p>
    <w:p w14:paraId="62C69CB3" w14:textId="77777777" w:rsidR="001460FC" w:rsidRPr="00194C46" w:rsidRDefault="001460FC" w:rsidP="001460FC">
      <w:pPr>
        <w:pStyle w:val="Content"/>
        <w:rPr>
          <w:b/>
          <w:bCs/>
          <w:rPrChange w:id="1065" w:author="Qi Cheng" w:date="2020-04-19T20:46:00Z">
            <w:rPr/>
          </w:rPrChange>
        </w:rPr>
      </w:pPr>
      <w:r w:rsidRPr="00194C46">
        <w:rPr>
          <w:b/>
          <w:bCs/>
          <w:rPrChange w:id="1066" w:author="Qi Cheng" w:date="2020-04-19T20:46:00Z">
            <w:rPr/>
          </w:rPrChange>
        </w:rPr>
        <w:t xml:space="preserve">                                   PPG = </w:t>
      </w:r>
      <w:proofErr w:type="gramStart"/>
      <w:r w:rsidRPr="00194C46">
        <w:rPr>
          <w:b/>
          <w:bCs/>
          <w:rPrChange w:id="1067" w:author="Qi Cheng" w:date="2020-04-19T20:46:00Z">
            <w:rPr/>
          </w:rPrChange>
        </w:rPr>
        <w:t>replace(</w:t>
      </w:r>
      <w:proofErr w:type="spellStart"/>
      <w:proofErr w:type="gramEnd"/>
      <w:r w:rsidRPr="00194C46">
        <w:rPr>
          <w:b/>
          <w:bCs/>
          <w:rPrChange w:id="1068" w:author="Qi Cheng" w:date="2020-04-19T20:46:00Z">
            <w:rPr/>
          </w:rPrChange>
        </w:rPr>
        <w:t>PPG,is.na</w:t>
      </w:r>
      <w:proofErr w:type="spellEnd"/>
      <w:r w:rsidRPr="00194C46">
        <w:rPr>
          <w:b/>
          <w:bCs/>
          <w:rPrChange w:id="1069" w:author="Qi Cheng" w:date="2020-04-19T20:46:00Z">
            <w:rPr/>
          </w:rPrChange>
        </w:rPr>
        <w:t>(PPG),mean(PPG,na.rm=T)),</w:t>
      </w:r>
    </w:p>
    <w:p w14:paraId="787678C8" w14:textId="77777777" w:rsidR="001460FC" w:rsidRPr="00194C46" w:rsidRDefault="001460FC" w:rsidP="001460FC">
      <w:pPr>
        <w:pStyle w:val="Content"/>
        <w:rPr>
          <w:b/>
          <w:bCs/>
          <w:rPrChange w:id="1070" w:author="Qi Cheng" w:date="2020-04-19T20:46:00Z">
            <w:rPr/>
          </w:rPrChange>
        </w:rPr>
      </w:pPr>
      <w:r w:rsidRPr="00194C46">
        <w:rPr>
          <w:b/>
          <w:bCs/>
          <w:rPrChange w:id="1071" w:author="Qi Cheng" w:date="2020-04-19T20:46:00Z">
            <w:rPr/>
          </w:rPrChange>
        </w:rPr>
        <w:t xml:space="preserve">                                   BPG = </w:t>
      </w:r>
      <w:proofErr w:type="gramStart"/>
      <w:r w:rsidRPr="00194C46">
        <w:rPr>
          <w:b/>
          <w:bCs/>
          <w:rPrChange w:id="1072" w:author="Qi Cheng" w:date="2020-04-19T20:46:00Z">
            <w:rPr/>
          </w:rPrChange>
        </w:rPr>
        <w:t>replace(</w:t>
      </w:r>
      <w:proofErr w:type="spellStart"/>
      <w:proofErr w:type="gramEnd"/>
      <w:r w:rsidRPr="00194C46">
        <w:rPr>
          <w:b/>
          <w:bCs/>
          <w:rPrChange w:id="1073" w:author="Qi Cheng" w:date="2020-04-19T20:46:00Z">
            <w:rPr/>
          </w:rPrChange>
        </w:rPr>
        <w:t>BPG,is.na</w:t>
      </w:r>
      <w:proofErr w:type="spellEnd"/>
      <w:r w:rsidRPr="00194C46">
        <w:rPr>
          <w:b/>
          <w:bCs/>
          <w:rPrChange w:id="1074" w:author="Qi Cheng" w:date="2020-04-19T20:46:00Z">
            <w:rPr/>
          </w:rPrChange>
        </w:rPr>
        <w:t>(BPG),mean(BPG,na.rm=T)),</w:t>
      </w:r>
    </w:p>
    <w:p w14:paraId="74049739" w14:textId="77777777" w:rsidR="001460FC" w:rsidRPr="00194C46" w:rsidRDefault="001460FC" w:rsidP="001460FC">
      <w:pPr>
        <w:pStyle w:val="Content"/>
        <w:rPr>
          <w:b/>
          <w:bCs/>
          <w:rPrChange w:id="1075" w:author="Qi Cheng" w:date="2020-04-19T20:46:00Z">
            <w:rPr/>
          </w:rPrChange>
        </w:rPr>
      </w:pPr>
      <w:r w:rsidRPr="00194C46">
        <w:rPr>
          <w:b/>
          <w:bCs/>
          <w:rPrChange w:id="1076" w:author="Qi Cheng" w:date="2020-04-19T20:46:00Z">
            <w:rPr/>
          </w:rPrChange>
        </w:rPr>
        <w:t xml:space="preserve">                                   APG = </w:t>
      </w:r>
      <w:proofErr w:type="gramStart"/>
      <w:r w:rsidRPr="00194C46">
        <w:rPr>
          <w:b/>
          <w:bCs/>
          <w:rPrChange w:id="1077" w:author="Qi Cheng" w:date="2020-04-19T20:46:00Z">
            <w:rPr/>
          </w:rPrChange>
        </w:rPr>
        <w:t>replace(</w:t>
      </w:r>
      <w:proofErr w:type="spellStart"/>
      <w:proofErr w:type="gramEnd"/>
      <w:r w:rsidRPr="00194C46">
        <w:rPr>
          <w:b/>
          <w:bCs/>
          <w:rPrChange w:id="1078" w:author="Qi Cheng" w:date="2020-04-19T20:46:00Z">
            <w:rPr/>
          </w:rPrChange>
        </w:rPr>
        <w:t>APG,is.na</w:t>
      </w:r>
      <w:proofErr w:type="spellEnd"/>
      <w:r w:rsidRPr="00194C46">
        <w:rPr>
          <w:b/>
          <w:bCs/>
          <w:rPrChange w:id="1079" w:author="Qi Cheng" w:date="2020-04-19T20:46:00Z">
            <w:rPr/>
          </w:rPrChange>
        </w:rPr>
        <w:t>(APG),mean(APG,na.rm=T)),</w:t>
      </w:r>
    </w:p>
    <w:p w14:paraId="6F2A6E99" w14:textId="77777777" w:rsidR="001460FC" w:rsidRPr="00194C46" w:rsidRDefault="001460FC" w:rsidP="001460FC">
      <w:pPr>
        <w:pStyle w:val="Content"/>
        <w:rPr>
          <w:b/>
          <w:bCs/>
          <w:rPrChange w:id="1080" w:author="Qi Cheng" w:date="2020-04-19T20:46:00Z">
            <w:rPr/>
          </w:rPrChange>
        </w:rPr>
      </w:pPr>
      <w:r w:rsidRPr="00194C46">
        <w:rPr>
          <w:b/>
          <w:bCs/>
          <w:rPrChange w:id="1081" w:author="Qi Cheng" w:date="2020-04-19T20:46:00Z">
            <w:rPr/>
          </w:rPrChange>
        </w:rPr>
        <w:t xml:space="preserve">                                   RPG</w:t>
      </w:r>
      <w:proofErr w:type="gramStart"/>
      <w:r w:rsidRPr="00194C46">
        <w:rPr>
          <w:b/>
          <w:bCs/>
          <w:rPrChange w:id="1082" w:author="Qi Cheng" w:date="2020-04-19T20:46:00Z">
            <w:rPr/>
          </w:rPrChange>
        </w:rPr>
        <w:t>=  replace</w:t>
      </w:r>
      <w:proofErr w:type="gramEnd"/>
      <w:r w:rsidRPr="00194C46">
        <w:rPr>
          <w:b/>
          <w:bCs/>
          <w:rPrChange w:id="1083" w:author="Qi Cheng" w:date="2020-04-19T20:46:00Z">
            <w:rPr/>
          </w:rPrChange>
        </w:rPr>
        <w:t>(</w:t>
      </w:r>
      <w:proofErr w:type="spellStart"/>
      <w:r w:rsidRPr="00194C46">
        <w:rPr>
          <w:b/>
          <w:bCs/>
          <w:rPrChange w:id="1084" w:author="Qi Cheng" w:date="2020-04-19T20:46:00Z">
            <w:rPr/>
          </w:rPrChange>
        </w:rPr>
        <w:t>RPG,is.na</w:t>
      </w:r>
      <w:proofErr w:type="spellEnd"/>
      <w:r w:rsidRPr="00194C46">
        <w:rPr>
          <w:b/>
          <w:bCs/>
          <w:rPrChange w:id="1085" w:author="Qi Cheng" w:date="2020-04-19T20:46:00Z">
            <w:rPr/>
          </w:rPrChange>
        </w:rPr>
        <w:t>(RPG),mean(RPG,na.rm=T)),</w:t>
      </w:r>
    </w:p>
    <w:p w14:paraId="49E1DE64" w14:textId="77777777" w:rsidR="001460FC" w:rsidRPr="00194C46" w:rsidRDefault="001460FC" w:rsidP="001460FC">
      <w:pPr>
        <w:pStyle w:val="Content"/>
        <w:rPr>
          <w:b/>
          <w:bCs/>
          <w:rPrChange w:id="1086" w:author="Qi Cheng" w:date="2020-04-19T20:46:00Z">
            <w:rPr/>
          </w:rPrChange>
        </w:rPr>
      </w:pPr>
      <w:r w:rsidRPr="00194C46">
        <w:rPr>
          <w:b/>
          <w:bCs/>
          <w:rPrChange w:id="1087" w:author="Qi Cheng" w:date="2020-04-19T20:46:00Z">
            <w:rPr/>
          </w:rPrChange>
        </w:rPr>
        <w:t xml:space="preserve">                                   </w:t>
      </w:r>
      <w:proofErr w:type="spellStart"/>
      <w:r w:rsidRPr="00194C46">
        <w:rPr>
          <w:b/>
          <w:bCs/>
          <w:rPrChange w:id="1088" w:author="Qi Cheng" w:date="2020-04-19T20:46:00Z">
            <w:rPr/>
          </w:rPrChange>
        </w:rPr>
        <w:t>ThreepointersPG</w:t>
      </w:r>
      <w:proofErr w:type="spellEnd"/>
      <w:r w:rsidRPr="00194C46">
        <w:rPr>
          <w:b/>
          <w:bCs/>
          <w:rPrChange w:id="1089" w:author="Qi Cheng" w:date="2020-04-19T20:46:00Z">
            <w:rPr/>
          </w:rPrChange>
        </w:rPr>
        <w:t xml:space="preserve"> = </w:t>
      </w:r>
      <w:proofErr w:type="gramStart"/>
      <w:r w:rsidRPr="00194C46">
        <w:rPr>
          <w:b/>
          <w:bCs/>
          <w:rPrChange w:id="1090" w:author="Qi Cheng" w:date="2020-04-19T20:46:00Z">
            <w:rPr/>
          </w:rPrChange>
        </w:rPr>
        <w:t>replace(</w:t>
      </w:r>
      <w:proofErr w:type="gramEnd"/>
      <w:r w:rsidRPr="00194C46">
        <w:rPr>
          <w:b/>
          <w:bCs/>
          <w:rPrChange w:id="1091" w:author="Qi Cheng" w:date="2020-04-19T20:46:00Z">
            <w:rPr/>
          </w:rPrChange>
        </w:rPr>
        <w:t>ThreepointersPG,is.na(ThreepointersPG),mean(ThreepointersPG,na.rm=T)),</w:t>
      </w:r>
    </w:p>
    <w:p w14:paraId="791D7113" w14:textId="77777777" w:rsidR="001460FC" w:rsidRPr="00194C46" w:rsidRDefault="001460FC" w:rsidP="001460FC">
      <w:pPr>
        <w:pStyle w:val="Content"/>
        <w:rPr>
          <w:b/>
          <w:bCs/>
          <w:rPrChange w:id="1092" w:author="Qi Cheng" w:date="2020-04-19T20:46:00Z">
            <w:rPr/>
          </w:rPrChange>
        </w:rPr>
      </w:pPr>
      <w:r w:rsidRPr="00194C46">
        <w:rPr>
          <w:b/>
          <w:bCs/>
          <w:rPrChange w:id="1093" w:author="Qi Cheng" w:date="2020-04-19T20:46:00Z">
            <w:rPr/>
          </w:rPrChange>
        </w:rPr>
        <w:t xml:space="preserve">                                   </w:t>
      </w:r>
      <w:proofErr w:type="spellStart"/>
      <w:r w:rsidRPr="00194C46">
        <w:rPr>
          <w:b/>
          <w:bCs/>
          <w:rPrChange w:id="1094" w:author="Qi Cheng" w:date="2020-04-19T20:46:00Z">
            <w:rPr/>
          </w:rPrChange>
        </w:rPr>
        <w:t>TwopintersPG</w:t>
      </w:r>
      <w:proofErr w:type="spellEnd"/>
      <w:r w:rsidRPr="00194C46">
        <w:rPr>
          <w:b/>
          <w:bCs/>
          <w:rPrChange w:id="1095" w:author="Qi Cheng" w:date="2020-04-19T20:46:00Z">
            <w:rPr/>
          </w:rPrChange>
        </w:rPr>
        <w:t xml:space="preserve"> = </w:t>
      </w:r>
      <w:proofErr w:type="gramStart"/>
      <w:r w:rsidRPr="00194C46">
        <w:rPr>
          <w:b/>
          <w:bCs/>
          <w:rPrChange w:id="1096" w:author="Qi Cheng" w:date="2020-04-19T20:46:00Z">
            <w:rPr/>
          </w:rPrChange>
        </w:rPr>
        <w:t>replace(</w:t>
      </w:r>
      <w:proofErr w:type="spellStart"/>
      <w:proofErr w:type="gramEnd"/>
      <w:r w:rsidRPr="00194C46">
        <w:rPr>
          <w:b/>
          <w:bCs/>
          <w:rPrChange w:id="1097" w:author="Qi Cheng" w:date="2020-04-19T20:46:00Z">
            <w:rPr/>
          </w:rPrChange>
        </w:rPr>
        <w:t>TwopintersPG,is.na</w:t>
      </w:r>
      <w:proofErr w:type="spellEnd"/>
      <w:r w:rsidRPr="00194C46">
        <w:rPr>
          <w:b/>
          <w:bCs/>
          <w:rPrChange w:id="1098" w:author="Qi Cheng" w:date="2020-04-19T20:46:00Z">
            <w:rPr/>
          </w:rPrChange>
        </w:rPr>
        <w:t>(</w:t>
      </w:r>
      <w:proofErr w:type="spellStart"/>
      <w:r w:rsidRPr="00194C46">
        <w:rPr>
          <w:b/>
          <w:bCs/>
          <w:rPrChange w:id="1099" w:author="Qi Cheng" w:date="2020-04-19T20:46:00Z">
            <w:rPr/>
          </w:rPrChange>
        </w:rPr>
        <w:t>TwopintersPG</w:t>
      </w:r>
      <w:proofErr w:type="spellEnd"/>
      <w:r w:rsidRPr="00194C46">
        <w:rPr>
          <w:b/>
          <w:bCs/>
          <w:rPrChange w:id="1100" w:author="Qi Cheng" w:date="2020-04-19T20:46:00Z">
            <w:rPr/>
          </w:rPrChange>
        </w:rPr>
        <w:t>),mean(</w:t>
      </w:r>
      <w:proofErr w:type="spellStart"/>
      <w:r w:rsidRPr="00194C46">
        <w:rPr>
          <w:b/>
          <w:bCs/>
          <w:rPrChange w:id="1101" w:author="Qi Cheng" w:date="2020-04-19T20:46:00Z">
            <w:rPr/>
          </w:rPrChange>
        </w:rPr>
        <w:t>TwopintersPG</w:t>
      </w:r>
      <w:proofErr w:type="spellEnd"/>
      <w:r w:rsidRPr="00194C46">
        <w:rPr>
          <w:b/>
          <w:bCs/>
          <w:rPrChange w:id="1102" w:author="Qi Cheng" w:date="2020-04-19T20:46:00Z">
            <w:rPr/>
          </w:rPrChange>
        </w:rPr>
        <w:t>, na.rm = T)),</w:t>
      </w:r>
    </w:p>
    <w:p w14:paraId="7987E26E" w14:textId="77777777" w:rsidR="001460FC" w:rsidRPr="00194C46" w:rsidRDefault="001460FC" w:rsidP="001460FC">
      <w:pPr>
        <w:pStyle w:val="Content"/>
        <w:rPr>
          <w:b/>
          <w:bCs/>
          <w:rPrChange w:id="1103" w:author="Qi Cheng" w:date="2020-04-19T20:46:00Z">
            <w:rPr/>
          </w:rPrChange>
        </w:rPr>
      </w:pPr>
      <w:r w:rsidRPr="00194C46">
        <w:rPr>
          <w:b/>
          <w:bCs/>
          <w:rPrChange w:id="1104" w:author="Qi Cheng" w:date="2020-04-19T20:46:00Z">
            <w:rPr/>
          </w:rPrChange>
        </w:rPr>
        <w:t xml:space="preserve">                                   FGPG = </w:t>
      </w:r>
      <w:proofErr w:type="gramStart"/>
      <w:r w:rsidRPr="00194C46">
        <w:rPr>
          <w:b/>
          <w:bCs/>
          <w:rPrChange w:id="1105" w:author="Qi Cheng" w:date="2020-04-19T20:46:00Z">
            <w:rPr/>
          </w:rPrChange>
        </w:rPr>
        <w:t>replace(</w:t>
      </w:r>
      <w:proofErr w:type="spellStart"/>
      <w:proofErr w:type="gramEnd"/>
      <w:r w:rsidRPr="00194C46">
        <w:rPr>
          <w:b/>
          <w:bCs/>
          <w:rPrChange w:id="1106" w:author="Qi Cheng" w:date="2020-04-19T20:46:00Z">
            <w:rPr/>
          </w:rPrChange>
        </w:rPr>
        <w:t>FGPG,is.na</w:t>
      </w:r>
      <w:proofErr w:type="spellEnd"/>
      <w:r w:rsidRPr="00194C46">
        <w:rPr>
          <w:b/>
          <w:bCs/>
          <w:rPrChange w:id="1107" w:author="Qi Cheng" w:date="2020-04-19T20:46:00Z">
            <w:rPr/>
          </w:rPrChange>
        </w:rPr>
        <w:t>(FGPG),mean(FGPG, na.rm = T)),</w:t>
      </w:r>
    </w:p>
    <w:p w14:paraId="6D0691F7" w14:textId="77777777" w:rsidR="001460FC" w:rsidRPr="00194C46" w:rsidRDefault="001460FC" w:rsidP="001460FC">
      <w:pPr>
        <w:pStyle w:val="Content"/>
        <w:rPr>
          <w:b/>
          <w:bCs/>
          <w:rPrChange w:id="1108" w:author="Qi Cheng" w:date="2020-04-19T20:46:00Z">
            <w:rPr/>
          </w:rPrChange>
        </w:rPr>
      </w:pPr>
      <w:r w:rsidRPr="00194C46">
        <w:rPr>
          <w:b/>
          <w:bCs/>
          <w:rPrChange w:id="1109" w:author="Qi Cheng" w:date="2020-04-19T20:46:00Z">
            <w:rPr/>
          </w:rPrChange>
        </w:rPr>
        <w:t xml:space="preserve">                                   </w:t>
      </w:r>
      <w:proofErr w:type="spellStart"/>
      <w:r w:rsidRPr="00194C46">
        <w:rPr>
          <w:b/>
          <w:bCs/>
          <w:rPrChange w:id="1110" w:author="Qi Cheng" w:date="2020-04-19T20:46:00Z">
            <w:rPr/>
          </w:rPrChange>
        </w:rPr>
        <w:t>SteelPG</w:t>
      </w:r>
      <w:proofErr w:type="spellEnd"/>
      <w:r w:rsidRPr="00194C46">
        <w:rPr>
          <w:b/>
          <w:bCs/>
          <w:rPrChange w:id="1111" w:author="Qi Cheng" w:date="2020-04-19T20:46:00Z">
            <w:rPr/>
          </w:rPrChange>
        </w:rPr>
        <w:t xml:space="preserve"> = </w:t>
      </w:r>
      <w:proofErr w:type="gramStart"/>
      <w:r w:rsidRPr="00194C46">
        <w:rPr>
          <w:b/>
          <w:bCs/>
          <w:rPrChange w:id="1112" w:author="Qi Cheng" w:date="2020-04-19T20:46:00Z">
            <w:rPr/>
          </w:rPrChange>
        </w:rPr>
        <w:t>replace(</w:t>
      </w:r>
      <w:proofErr w:type="spellStart"/>
      <w:proofErr w:type="gramEnd"/>
      <w:r w:rsidRPr="00194C46">
        <w:rPr>
          <w:b/>
          <w:bCs/>
          <w:rPrChange w:id="1113" w:author="Qi Cheng" w:date="2020-04-19T20:46:00Z">
            <w:rPr/>
          </w:rPrChange>
        </w:rPr>
        <w:t>SteelPG,is.na</w:t>
      </w:r>
      <w:proofErr w:type="spellEnd"/>
      <w:r w:rsidRPr="00194C46">
        <w:rPr>
          <w:b/>
          <w:bCs/>
          <w:rPrChange w:id="1114" w:author="Qi Cheng" w:date="2020-04-19T20:46:00Z">
            <w:rPr/>
          </w:rPrChange>
        </w:rPr>
        <w:t>(</w:t>
      </w:r>
      <w:proofErr w:type="spellStart"/>
      <w:r w:rsidRPr="00194C46">
        <w:rPr>
          <w:b/>
          <w:bCs/>
          <w:rPrChange w:id="1115" w:author="Qi Cheng" w:date="2020-04-19T20:46:00Z">
            <w:rPr/>
          </w:rPrChange>
        </w:rPr>
        <w:t>SteelPG</w:t>
      </w:r>
      <w:proofErr w:type="spellEnd"/>
      <w:r w:rsidRPr="00194C46">
        <w:rPr>
          <w:b/>
          <w:bCs/>
          <w:rPrChange w:id="1116" w:author="Qi Cheng" w:date="2020-04-19T20:46:00Z">
            <w:rPr/>
          </w:rPrChange>
        </w:rPr>
        <w:t>),mean(SteelPG,na.rm=T)))</w:t>
      </w:r>
    </w:p>
    <w:p w14:paraId="301AA240" w14:textId="77777777" w:rsidR="001460FC" w:rsidRPr="00194C46" w:rsidRDefault="001460FC" w:rsidP="001460FC">
      <w:pPr>
        <w:pStyle w:val="Content"/>
        <w:rPr>
          <w:b/>
          <w:bCs/>
          <w:rPrChange w:id="1117" w:author="Qi Cheng" w:date="2020-04-19T20:46:00Z">
            <w:rPr/>
          </w:rPrChange>
        </w:rPr>
      </w:pPr>
    </w:p>
    <w:p w14:paraId="08CF2BEC" w14:textId="77777777" w:rsidR="001460FC" w:rsidRPr="00194C46" w:rsidRDefault="001460FC" w:rsidP="001460FC">
      <w:pPr>
        <w:pStyle w:val="Content"/>
        <w:rPr>
          <w:b/>
          <w:bCs/>
          <w:rPrChange w:id="1118" w:author="Qi Cheng" w:date="2020-04-19T20:46:00Z">
            <w:rPr/>
          </w:rPrChange>
        </w:rPr>
      </w:pPr>
      <w:proofErr w:type="spellStart"/>
      <w:r w:rsidRPr="00194C46">
        <w:rPr>
          <w:b/>
          <w:bCs/>
          <w:rPrChange w:id="1119" w:author="Qi Cheng" w:date="2020-04-19T20:46:00Z">
            <w:rPr/>
          </w:rPrChange>
        </w:rPr>
        <w:t>Season_MVP</w:t>
      </w:r>
      <w:proofErr w:type="spellEnd"/>
      <w:r w:rsidRPr="00194C46">
        <w:rPr>
          <w:b/>
          <w:bCs/>
          <w:rPrChange w:id="1120" w:author="Qi Cheng" w:date="2020-04-19T20:46:00Z">
            <w:rPr/>
          </w:rPrChange>
        </w:rPr>
        <w:t xml:space="preserve">&lt;- </w:t>
      </w:r>
      <w:proofErr w:type="spellStart"/>
      <w:r w:rsidRPr="00194C46">
        <w:rPr>
          <w:b/>
          <w:bCs/>
          <w:rPrChange w:id="1121" w:author="Qi Cheng" w:date="2020-04-19T20:46:00Z">
            <w:rPr/>
          </w:rPrChange>
        </w:rPr>
        <w:t>Season_MVP</w:t>
      </w:r>
      <w:proofErr w:type="spellEnd"/>
      <w:proofErr w:type="gramStart"/>
      <w:r w:rsidRPr="00194C46">
        <w:rPr>
          <w:b/>
          <w:bCs/>
          <w:rPrChange w:id="1122" w:author="Qi Cheng" w:date="2020-04-19T20:46:00Z">
            <w:rPr/>
          </w:rPrChange>
        </w:rPr>
        <w:t>[!(</w:t>
      </w:r>
      <w:proofErr w:type="gramEnd"/>
      <w:r w:rsidRPr="00194C46">
        <w:rPr>
          <w:b/>
          <w:bCs/>
          <w:rPrChange w:id="1123" w:author="Qi Cheng" w:date="2020-04-19T20:46:00Z">
            <w:rPr/>
          </w:rPrChange>
        </w:rPr>
        <w:t>is.na(</w:t>
      </w:r>
      <w:proofErr w:type="spellStart"/>
      <w:r w:rsidRPr="00194C46">
        <w:rPr>
          <w:b/>
          <w:bCs/>
          <w:rPrChange w:id="1124" w:author="Qi Cheng" w:date="2020-04-19T20:46:00Z">
            <w:rPr/>
          </w:rPrChange>
        </w:rPr>
        <w:t>Season_MVP$YEAR</w:t>
      </w:r>
      <w:proofErr w:type="spellEnd"/>
      <w:r w:rsidRPr="00194C46">
        <w:rPr>
          <w:b/>
          <w:bCs/>
          <w:rPrChange w:id="1125" w:author="Qi Cheng" w:date="2020-04-19T20:46:00Z">
            <w:rPr/>
          </w:rPrChange>
        </w:rPr>
        <w:t>)),]</w:t>
      </w:r>
    </w:p>
    <w:p w14:paraId="0ED4B8D5" w14:textId="77777777" w:rsidR="001460FC" w:rsidRPr="00194C46" w:rsidRDefault="001460FC" w:rsidP="001460FC">
      <w:pPr>
        <w:pStyle w:val="Content"/>
        <w:rPr>
          <w:b/>
          <w:bCs/>
          <w:rPrChange w:id="1126" w:author="Qi Cheng" w:date="2020-04-19T20:46:00Z">
            <w:rPr/>
          </w:rPrChange>
        </w:rPr>
      </w:pPr>
    </w:p>
    <w:p w14:paraId="11C36A6B" w14:textId="77777777" w:rsidR="001460FC" w:rsidRPr="00194C46" w:rsidRDefault="001460FC" w:rsidP="001460FC">
      <w:pPr>
        <w:pStyle w:val="Content"/>
        <w:rPr>
          <w:b/>
          <w:bCs/>
          <w:rPrChange w:id="1127" w:author="Qi Cheng" w:date="2020-04-19T20:46:00Z">
            <w:rPr/>
          </w:rPrChange>
        </w:rPr>
      </w:pPr>
    </w:p>
    <w:p w14:paraId="10D656B4" w14:textId="77777777" w:rsidR="001460FC" w:rsidRPr="00194C46" w:rsidRDefault="001460FC" w:rsidP="001460FC">
      <w:pPr>
        <w:pStyle w:val="Content"/>
        <w:rPr>
          <w:b/>
          <w:bCs/>
          <w:rPrChange w:id="1128" w:author="Qi Cheng" w:date="2020-04-19T20:46:00Z">
            <w:rPr/>
          </w:rPrChange>
        </w:rPr>
      </w:pPr>
      <w:proofErr w:type="spellStart"/>
      <w:r w:rsidRPr="00194C46">
        <w:rPr>
          <w:b/>
          <w:bCs/>
          <w:rPrChange w:id="1129" w:author="Qi Cheng" w:date="2020-04-19T20:46:00Z">
            <w:rPr/>
          </w:rPrChange>
        </w:rPr>
        <w:t>Season_MVP$PLAYER</w:t>
      </w:r>
      <w:proofErr w:type="spellEnd"/>
      <w:r w:rsidRPr="00194C46">
        <w:rPr>
          <w:b/>
          <w:bCs/>
          <w:rPrChange w:id="1130" w:author="Qi Cheng" w:date="2020-04-19T20:46:00Z">
            <w:rPr/>
          </w:rPrChange>
        </w:rPr>
        <w:t>&lt;-</w:t>
      </w:r>
      <w:proofErr w:type="spellStart"/>
      <w:r w:rsidRPr="00194C46">
        <w:rPr>
          <w:b/>
          <w:bCs/>
          <w:rPrChange w:id="1131" w:author="Qi Cheng" w:date="2020-04-19T20:46:00Z">
            <w:rPr/>
          </w:rPrChange>
        </w:rPr>
        <w:t>str_remove_</w:t>
      </w:r>
      <w:proofErr w:type="gramStart"/>
      <w:r w:rsidRPr="00194C46">
        <w:rPr>
          <w:b/>
          <w:bCs/>
          <w:rPrChange w:id="1132" w:author="Qi Cheng" w:date="2020-04-19T20:46:00Z">
            <w:rPr/>
          </w:rPrChange>
        </w:rPr>
        <w:t>all</w:t>
      </w:r>
      <w:proofErr w:type="spellEnd"/>
      <w:r w:rsidRPr="00194C46">
        <w:rPr>
          <w:b/>
          <w:bCs/>
          <w:rPrChange w:id="1133" w:author="Qi Cheng" w:date="2020-04-19T20:46:00Z">
            <w:rPr/>
          </w:rPrChange>
        </w:rPr>
        <w:t>(</w:t>
      </w:r>
      <w:proofErr w:type="spellStart"/>
      <w:proofErr w:type="gramEnd"/>
      <w:r w:rsidRPr="00194C46">
        <w:rPr>
          <w:b/>
          <w:bCs/>
          <w:rPrChange w:id="1134" w:author="Qi Cheng" w:date="2020-04-19T20:46:00Z">
            <w:rPr/>
          </w:rPrChange>
        </w:rPr>
        <w:t>Season_MVP$PLAYER</w:t>
      </w:r>
      <w:proofErr w:type="spellEnd"/>
      <w:r w:rsidRPr="00194C46">
        <w:rPr>
          <w:b/>
          <w:bCs/>
          <w:rPrChange w:id="1135" w:author="Qi Cheng" w:date="2020-04-19T20:46:00Z">
            <w:rPr/>
          </w:rPrChange>
        </w:rPr>
        <w:t>,"[*]")</w:t>
      </w:r>
    </w:p>
    <w:p w14:paraId="09C8E3FA" w14:textId="77777777" w:rsidR="001460FC" w:rsidRPr="00194C46" w:rsidRDefault="001460FC" w:rsidP="001460FC">
      <w:pPr>
        <w:pStyle w:val="Content"/>
        <w:rPr>
          <w:b/>
          <w:bCs/>
          <w:rPrChange w:id="1136" w:author="Qi Cheng" w:date="2020-04-19T20:46:00Z">
            <w:rPr/>
          </w:rPrChange>
        </w:rPr>
      </w:pPr>
      <w:proofErr w:type="spellStart"/>
      <w:r w:rsidRPr="00194C46">
        <w:rPr>
          <w:b/>
          <w:bCs/>
          <w:rPrChange w:id="1137" w:author="Qi Cheng" w:date="2020-04-19T20:46:00Z">
            <w:rPr/>
          </w:rPrChange>
        </w:rPr>
        <w:t>mvpdata</w:t>
      </w:r>
      <w:proofErr w:type="spellEnd"/>
      <w:r w:rsidRPr="00194C46">
        <w:rPr>
          <w:b/>
          <w:bCs/>
          <w:rPrChange w:id="1138" w:author="Qi Cheng" w:date="2020-04-19T20:46:00Z">
            <w:rPr/>
          </w:rPrChange>
        </w:rPr>
        <w:t>&lt;-</w:t>
      </w:r>
      <w:proofErr w:type="spellStart"/>
      <w:r w:rsidRPr="00194C46">
        <w:rPr>
          <w:b/>
          <w:bCs/>
          <w:rPrChange w:id="1139" w:author="Qi Cheng" w:date="2020-04-19T20:46:00Z">
            <w:rPr/>
          </w:rPrChange>
        </w:rPr>
        <w:t>mvpdata</w:t>
      </w:r>
      <w:proofErr w:type="spellEnd"/>
      <w:proofErr w:type="gramStart"/>
      <w:r w:rsidRPr="00194C46">
        <w:rPr>
          <w:b/>
          <w:bCs/>
          <w:rPrChange w:id="1140" w:author="Qi Cheng" w:date="2020-04-19T20:46:00Z">
            <w:rPr/>
          </w:rPrChange>
        </w:rPr>
        <w:t>[,-</w:t>
      </w:r>
      <w:proofErr w:type="gramEnd"/>
      <w:r w:rsidRPr="00194C46">
        <w:rPr>
          <w:b/>
          <w:bCs/>
          <w:rPrChange w:id="1141" w:author="Qi Cheng" w:date="2020-04-19T20:46:00Z">
            <w:rPr/>
          </w:rPrChange>
        </w:rPr>
        <w:t>c(3:9)]</w:t>
      </w:r>
    </w:p>
    <w:p w14:paraId="7ADEA437" w14:textId="77777777" w:rsidR="001460FC" w:rsidRPr="00194C46" w:rsidRDefault="001460FC" w:rsidP="001460FC">
      <w:pPr>
        <w:pStyle w:val="Content"/>
        <w:rPr>
          <w:b/>
          <w:bCs/>
          <w:rPrChange w:id="1142" w:author="Qi Cheng" w:date="2020-04-19T20:46:00Z">
            <w:rPr/>
          </w:rPrChange>
        </w:rPr>
      </w:pPr>
      <w:r w:rsidRPr="00194C46">
        <w:rPr>
          <w:b/>
          <w:bCs/>
          <w:rPrChange w:id="1143" w:author="Qi Cheng" w:date="2020-04-19T20:46:00Z">
            <w:rPr/>
          </w:rPrChange>
        </w:rPr>
        <w:t>names(</w:t>
      </w:r>
      <w:proofErr w:type="spellStart"/>
      <w:r w:rsidRPr="00194C46">
        <w:rPr>
          <w:b/>
          <w:bCs/>
          <w:rPrChange w:id="1144" w:author="Qi Cheng" w:date="2020-04-19T20:46:00Z">
            <w:rPr/>
          </w:rPrChange>
        </w:rPr>
        <w:t>mvpdata</w:t>
      </w:r>
      <w:proofErr w:type="spellEnd"/>
      <w:r w:rsidRPr="00194C46">
        <w:rPr>
          <w:b/>
          <w:bCs/>
          <w:rPrChange w:id="1145" w:author="Qi Cheng" w:date="2020-04-19T20:46:00Z">
            <w:rPr/>
          </w:rPrChange>
        </w:rPr>
        <w:t>)[</w:t>
      </w:r>
      <w:proofErr w:type="gramStart"/>
      <w:r w:rsidRPr="00194C46">
        <w:rPr>
          <w:b/>
          <w:bCs/>
          <w:rPrChange w:id="1146" w:author="Qi Cheng" w:date="2020-04-19T20:46:00Z">
            <w:rPr/>
          </w:rPrChange>
        </w:rPr>
        <w:t>1]&lt;</w:t>
      </w:r>
      <w:proofErr w:type="gramEnd"/>
      <w:r w:rsidRPr="00194C46">
        <w:rPr>
          <w:b/>
          <w:bCs/>
          <w:rPrChange w:id="1147" w:author="Qi Cheng" w:date="2020-04-19T20:46:00Z">
            <w:rPr/>
          </w:rPrChange>
        </w:rPr>
        <w:t>-paste("YEAR")</w:t>
      </w:r>
    </w:p>
    <w:p w14:paraId="4A4ECD3D" w14:textId="77777777" w:rsidR="001460FC" w:rsidRPr="00194C46" w:rsidRDefault="001460FC" w:rsidP="001460FC">
      <w:pPr>
        <w:pStyle w:val="Content"/>
        <w:rPr>
          <w:b/>
          <w:bCs/>
          <w:rPrChange w:id="1148" w:author="Qi Cheng" w:date="2020-04-19T20:46:00Z">
            <w:rPr/>
          </w:rPrChange>
        </w:rPr>
      </w:pPr>
      <w:r w:rsidRPr="00194C46">
        <w:rPr>
          <w:b/>
          <w:bCs/>
          <w:rPrChange w:id="1149" w:author="Qi Cheng" w:date="2020-04-19T20:46:00Z">
            <w:rPr/>
          </w:rPrChange>
        </w:rPr>
        <w:t>names(</w:t>
      </w:r>
      <w:proofErr w:type="spellStart"/>
      <w:r w:rsidRPr="00194C46">
        <w:rPr>
          <w:b/>
          <w:bCs/>
          <w:rPrChange w:id="1150" w:author="Qi Cheng" w:date="2020-04-19T20:46:00Z">
            <w:rPr/>
          </w:rPrChange>
        </w:rPr>
        <w:t>mvpdata</w:t>
      </w:r>
      <w:proofErr w:type="spellEnd"/>
      <w:r w:rsidRPr="00194C46">
        <w:rPr>
          <w:b/>
          <w:bCs/>
          <w:rPrChange w:id="1151" w:author="Qi Cheng" w:date="2020-04-19T20:46:00Z">
            <w:rPr/>
          </w:rPrChange>
        </w:rPr>
        <w:t>)[</w:t>
      </w:r>
      <w:proofErr w:type="gramStart"/>
      <w:r w:rsidRPr="00194C46">
        <w:rPr>
          <w:b/>
          <w:bCs/>
          <w:rPrChange w:id="1152" w:author="Qi Cheng" w:date="2020-04-19T20:46:00Z">
            <w:rPr/>
          </w:rPrChange>
        </w:rPr>
        <w:t>2]&lt;</w:t>
      </w:r>
      <w:proofErr w:type="gramEnd"/>
      <w:r w:rsidRPr="00194C46">
        <w:rPr>
          <w:b/>
          <w:bCs/>
          <w:rPrChange w:id="1153" w:author="Qi Cheng" w:date="2020-04-19T20:46:00Z">
            <w:rPr/>
          </w:rPrChange>
        </w:rPr>
        <w:t>-paste("PLAYER")</w:t>
      </w:r>
    </w:p>
    <w:p w14:paraId="4C246F5B" w14:textId="77777777" w:rsidR="001460FC" w:rsidDel="00194C46" w:rsidRDefault="001460FC" w:rsidP="001460FC">
      <w:pPr>
        <w:pStyle w:val="Content"/>
        <w:rPr>
          <w:del w:id="1154" w:author="Qi Cheng" w:date="2020-04-19T20:47:00Z"/>
        </w:rPr>
      </w:pPr>
    </w:p>
    <w:p w14:paraId="2CD0D9DD" w14:textId="77777777" w:rsidR="001460FC" w:rsidRDefault="001460FC" w:rsidP="001460FC">
      <w:pPr>
        <w:pStyle w:val="Content"/>
      </w:pPr>
    </w:p>
    <w:p w14:paraId="6342CB06" w14:textId="77777777" w:rsidR="001460FC" w:rsidRDefault="001460FC" w:rsidP="001460FC">
      <w:pPr>
        <w:pStyle w:val="Content"/>
      </w:pPr>
      <w:r>
        <w:lastRenderedPageBreak/>
        <w:t>##########################################</w:t>
      </w:r>
    </w:p>
    <w:p w14:paraId="147399EC" w14:textId="77777777" w:rsidR="001460FC" w:rsidRDefault="001460FC" w:rsidP="001460FC">
      <w:pPr>
        <w:pStyle w:val="Content"/>
      </w:pPr>
      <w:r>
        <w:t>#merging data frames to create one merged data set.</w:t>
      </w:r>
    </w:p>
    <w:p w14:paraId="31E4A610" w14:textId="70844BD7" w:rsidR="001460FC" w:rsidRDefault="001460FC" w:rsidP="001460FC">
      <w:pPr>
        <w:pStyle w:val="Content"/>
        <w:rPr>
          <w:ins w:id="1155" w:author="Qi Cheng" w:date="2020-04-19T20:47:00Z"/>
          <w:b/>
          <w:bCs/>
        </w:rPr>
      </w:pPr>
      <w:proofErr w:type="spellStart"/>
      <w:r w:rsidRPr="00194C46">
        <w:rPr>
          <w:b/>
          <w:bCs/>
          <w:rPrChange w:id="1156" w:author="Qi Cheng" w:date="2020-04-19T20:47:00Z">
            <w:rPr/>
          </w:rPrChange>
        </w:rPr>
        <w:t>stats_merged</w:t>
      </w:r>
      <w:proofErr w:type="spellEnd"/>
      <w:r w:rsidRPr="00194C46">
        <w:rPr>
          <w:b/>
          <w:bCs/>
          <w:rPrChange w:id="1157" w:author="Qi Cheng" w:date="2020-04-19T20:47:00Z">
            <w:rPr/>
          </w:rPrChange>
        </w:rPr>
        <w:t>&lt;-</w:t>
      </w:r>
      <w:proofErr w:type="gramStart"/>
      <w:r w:rsidRPr="00194C46">
        <w:rPr>
          <w:b/>
          <w:bCs/>
          <w:rPrChange w:id="1158" w:author="Qi Cheng" w:date="2020-04-19T20:47:00Z">
            <w:rPr/>
          </w:rPrChange>
        </w:rPr>
        <w:t>merge(</w:t>
      </w:r>
      <w:proofErr w:type="spellStart"/>
      <w:proofErr w:type="gramEnd"/>
      <w:r w:rsidRPr="00194C46">
        <w:rPr>
          <w:b/>
          <w:bCs/>
          <w:rPrChange w:id="1159" w:author="Qi Cheng" w:date="2020-04-19T20:47:00Z">
            <w:rPr/>
          </w:rPrChange>
        </w:rPr>
        <w:t>Season_MVP,mvpdata,by.x</w:t>
      </w:r>
      <w:proofErr w:type="spellEnd"/>
      <w:r w:rsidRPr="00194C46">
        <w:rPr>
          <w:b/>
          <w:bCs/>
          <w:rPrChange w:id="1160" w:author="Qi Cheng" w:date="2020-04-19T20:47:00Z">
            <w:rPr/>
          </w:rPrChange>
        </w:rPr>
        <w:t xml:space="preserve"> = "YEAR", </w:t>
      </w:r>
      <w:proofErr w:type="spellStart"/>
      <w:r w:rsidRPr="00194C46">
        <w:rPr>
          <w:b/>
          <w:bCs/>
          <w:rPrChange w:id="1161" w:author="Qi Cheng" w:date="2020-04-19T20:47:00Z">
            <w:rPr/>
          </w:rPrChange>
        </w:rPr>
        <w:t>by.y</w:t>
      </w:r>
      <w:proofErr w:type="spellEnd"/>
      <w:r w:rsidRPr="00194C46">
        <w:rPr>
          <w:b/>
          <w:bCs/>
          <w:rPrChange w:id="1162" w:author="Qi Cheng" w:date="2020-04-19T20:47:00Z">
            <w:rPr/>
          </w:rPrChange>
        </w:rPr>
        <w:t xml:space="preserve">="YEAR", </w:t>
      </w:r>
      <w:proofErr w:type="spellStart"/>
      <w:r w:rsidRPr="00194C46">
        <w:rPr>
          <w:b/>
          <w:bCs/>
          <w:rPrChange w:id="1163" w:author="Qi Cheng" w:date="2020-04-19T20:47:00Z">
            <w:rPr/>
          </w:rPrChange>
        </w:rPr>
        <w:t>incomparables</w:t>
      </w:r>
      <w:proofErr w:type="spellEnd"/>
      <w:r w:rsidRPr="00194C46">
        <w:rPr>
          <w:b/>
          <w:bCs/>
          <w:rPrChange w:id="1164" w:author="Qi Cheng" w:date="2020-04-19T20:47:00Z">
            <w:rPr/>
          </w:rPrChange>
        </w:rPr>
        <w:t xml:space="preserve"> = NA)</w:t>
      </w:r>
    </w:p>
    <w:p w14:paraId="1E5E70A4" w14:textId="77777777" w:rsidR="00194C46" w:rsidRPr="00194C46" w:rsidRDefault="00194C46" w:rsidP="001460FC">
      <w:pPr>
        <w:pStyle w:val="Content"/>
        <w:rPr>
          <w:b/>
          <w:bCs/>
          <w:rPrChange w:id="1165" w:author="Qi Cheng" w:date="2020-04-19T20:47:00Z">
            <w:rPr/>
          </w:rPrChange>
        </w:rPr>
      </w:pPr>
    </w:p>
    <w:p w14:paraId="2BC3778D" w14:textId="77777777" w:rsidR="001460FC" w:rsidRDefault="001460FC" w:rsidP="001460FC">
      <w:pPr>
        <w:pStyle w:val="Content"/>
      </w:pPr>
      <w:r>
        <w:t xml:space="preserve">#changing df name so </w:t>
      </w:r>
      <w:proofErr w:type="spellStart"/>
      <w:r>
        <w:t>dont</w:t>
      </w:r>
      <w:proofErr w:type="spellEnd"/>
      <w:r>
        <w:t xml:space="preserve"> </w:t>
      </w:r>
      <w:proofErr w:type="gramStart"/>
      <w:r>
        <w:t>have to</w:t>
      </w:r>
      <w:proofErr w:type="gramEnd"/>
      <w:r>
        <w:t xml:space="preserve"> load the data again and again</w:t>
      </w:r>
    </w:p>
    <w:p w14:paraId="04CE177F" w14:textId="28140F08" w:rsidR="001460FC" w:rsidRDefault="001460FC" w:rsidP="001460FC">
      <w:pPr>
        <w:pStyle w:val="Content"/>
        <w:rPr>
          <w:ins w:id="1166" w:author="Qi Cheng" w:date="2020-04-19T20:47:00Z"/>
          <w:b/>
          <w:bCs/>
        </w:rPr>
      </w:pPr>
      <w:r w:rsidRPr="00194C46">
        <w:rPr>
          <w:b/>
          <w:bCs/>
          <w:rPrChange w:id="1167" w:author="Qi Cheng" w:date="2020-04-19T20:47:00Z">
            <w:rPr/>
          </w:rPrChange>
        </w:rPr>
        <w:t>stats_merged_1&lt;-</w:t>
      </w:r>
      <w:proofErr w:type="spellStart"/>
      <w:r w:rsidRPr="00194C46">
        <w:rPr>
          <w:b/>
          <w:bCs/>
          <w:rPrChange w:id="1168" w:author="Qi Cheng" w:date="2020-04-19T20:47:00Z">
            <w:rPr/>
          </w:rPrChange>
        </w:rPr>
        <w:t>stats_merged</w:t>
      </w:r>
      <w:proofErr w:type="spellEnd"/>
    </w:p>
    <w:p w14:paraId="24917C60" w14:textId="77777777" w:rsidR="00194C46" w:rsidRPr="00194C46" w:rsidRDefault="00194C46" w:rsidP="001460FC">
      <w:pPr>
        <w:pStyle w:val="Content"/>
        <w:rPr>
          <w:b/>
          <w:bCs/>
          <w:rPrChange w:id="1169" w:author="Qi Cheng" w:date="2020-04-19T20:47:00Z">
            <w:rPr/>
          </w:rPrChange>
        </w:rPr>
      </w:pPr>
    </w:p>
    <w:p w14:paraId="71680A3F" w14:textId="77777777" w:rsidR="001460FC" w:rsidRDefault="001460FC" w:rsidP="001460FC">
      <w:pPr>
        <w:pStyle w:val="Content"/>
      </w:pPr>
      <w:r>
        <w:t xml:space="preserve">#to add </w:t>
      </w:r>
      <w:proofErr w:type="gramStart"/>
      <w:r>
        <w:t>a</w:t>
      </w:r>
      <w:proofErr w:type="gramEnd"/>
      <w:r>
        <w:t xml:space="preserve"> MVP (1/0) column in the merged data set </w:t>
      </w:r>
    </w:p>
    <w:p w14:paraId="3F5E0C0C" w14:textId="77777777" w:rsidR="001460FC" w:rsidRPr="00194C46" w:rsidRDefault="001460FC" w:rsidP="001460FC">
      <w:pPr>
        <w:pStyle w:val="Content"/>
        <w:rPr>
          <w:b/>
          <w:bCs/>
          <w:rPrChange w:id="1170" w:author="Qi Cheng" w:date="2020-04-19T20:47:00Z">
            <w:rPr/>
          </w:rPrChange>
        </w:rPr>
      </w:pPr>
      <w:r w:rsidRPr="00194C46">
        <w:rPr>
          <w:b/>
          <w:bCs/>
          <w:rPrChange w:id="1171" w:author="Qi Cheng" w:date="2020-04-19T20:47:00Z">
            <w:rPr/>
          </w:rPrChange>
        </w:rPr>
        <w:t>stats_merged_1 &lt;- stats_merged_1 %&gt;%</w:t>
      </w:r>
    </w:p>
    <w:p w14:paraId="1600F743" w14:textId="77777777" w:rsidR="001460FC" w:rsidRPr="00194C46" w:rsidRDefault="001460FC" w:rsidP="001460FC">
      <w:pPr>
        <w:pStyle w:val="Content"/>
        <w:rPr>
          <w:b/>
          <w:bCs/>
          <w:rPrChange w:id="1172" w:author="Qi Cheng" w:date="2020-04-19T20:47:00Z">
            <w:rPr/>
          </w:rPrChange>
        </w:rPr>
      </w:pPr>
      <w:r w:rsidRPr="00194C46">
        <w:rPr>
          <w:b/>
          <w:bCs/>
          <w:rPrChange w:id="1173" w:author="Qi Cheng" w:date="2020-04-19T20:47:00Z">
            <w:rPr/>
          </w:rPrChange>
        </w:rPr>
        <w:t xml:space="preserve">  </w:t>
      </w:r>
      <w:proofErr w:type="gramStart"/>
      <w:r w:rsidRPr="00194C46">
        <w:rPr>
          <w:b/>
          <w:bCs/>
          <w:rPrChange w:id="1174" w:author="Qi Cheng" w:date="2020-04-19T20:47:00Z">
            <w:rPr/>
          </w:rPrChange>
        </w:rPr>
        <w:t>mutate(</w:t>
      </w:r>
      <w:proofErr w:type="gramEnd"/>
      <w:r w:rsidRPr="00194C46">
        <w:rPr>
          <w:b/>
          <w:bCs/>
          <w:rPrChange w:id="1175" w:author="Qi Cheng" w:date="2020-04-19T20:47:00Z">
            <w:rPr/>
          </w:rPrChange>
        </w:rPr>
        <w:t xml:space="preserve">MVP = </w:t>
      </w:r>
      <w:proofErr w:type="spellStart"/>
      <w:r w:rsidRPr="00194C46">
        <w:rPr>
          <w:b/>
          <w:bCs/>
          <w:rPrChange w:id="1176" w:author="Qi Cheng" w:date="2020-04-19T20:47:00Z">
            <w:rPr/>
          </w:rPrChange>
        </w:rPr>
        <w:t>ifelse</w:t>
      </w:r>
      <w:proofErr w:type="spellEnd"/>
      <w:r w:rsidRPr="00194C46">
        <w:rPr>
          <w:b/>
          <w:bCs/>
          <w:rPrChange w:id="1177" w:author="Qi Cheng" w:date="2020-04-19T20:47:00Z">
            <w:rPr/>
          </w:rPrChange>
        </w:rPr>
        <w:t>(</w:t>
      </w:r>
      <w:proofErr w:type="spellStart"/>
      <w:r w:rsidRPr="00194C46">
        <w:rPr>
          <w:b/>
          <w:bCs/>
          <w:rPrChange w:id="1178" w:author="Qi Cheng" w:date="2020-04-19T20:47:00Z">
            <w:rPr/>
          </w:rPrChange>
        </w:rPr>
        <w:t>as.character</w:t>
      </w:r>
      <w:proofErr w:type="spellEnd"/>
      <w:r w:rsidRPr="00194C46">
        <w:rPr>
          <w:b/>
          <w:bCs/>
          <w:rPrChange w:id="1179" w:author="Qi Cheng" w:date="2020-04-19T20:47:00Z">
            <w:rPr/>
          </w:rPrChange>
        </w:rPr>
        <w:t>(stats_merged_1$PLAYER.x)==</w:t>
      </w:r>
    </w:p>
    <w:p w14:paraId="3E1A8315" w14:textId="77777777" w:rsidR="001460FC" w:rsidRPr="00194C46" w:rsidRDefault="001460FC" w:rsidP="001460FC">
      <w:pPr>
        <w:pStyle w:val="Content"/>
        <w:rPr>
          <w:b/>
          <w:bCs/>
          <w:rPrChange w:id="1180" w:author="Qi Cheng" w:date="2020-04-19T20:47:00Z">
            <w:rPr/>
          </w:rPrChange>
        </w:rPr>
      </w:pPr>
      <w:r w:rsidRPr="00194C46">
        <w:rPr>
          <w:b/>
          <w:bCs/>
          <w:rPrChange w:id="1181" w:author="Qi Cheng" w:date="2020-04-19T20:47:00Z">
            <w:rPr/>
          </w:rPrChange>
        </w:rPr>
        <w:t xml:space="preserve">                        </w:t>
      </w:r>
      <w:proofErr w:type="spellStart"/>
      <w:proofErr w:type="gramStart"/>
      <w:r w:rsidRPr="00194C46">
        <w:rPr>
          <w:b/>
          <w:bCs/>
          <w:rPrChange w:id="1182" w:author="Qi Cheng" w:date="2020-04-19T20:47:00Z">
            <w:rPr/>
          </w:rPrChange>
        </w:rPr>
        <w:t>as.character</w:t>
      </w:r>
      <w:proofErr w:type="spellEnd"/>
      <w:proofErr w:type="gramEnd"/>
      <w:r w:rsidRPr="00194C46">
        <w:rPr>
          <w:b/>
          <w:bCs/>
          <w:rPrChange w:id="1183" w:author="Qi Cheng" w:date="2020-04-19T20:47:00Z">
            <w:rPr/>
          </w:rPrChange>
        </w:rPr>
        <w:t>(stats_merged_1$PLAYER.y),</w:t>
      </w:r>
    </w:p>
    <w:p w14:paraId="1A2389E2" w14:textId="77777777" w:rsidR="001460FC" w:rsidRPr="00194C46" w:rsidRDefault="001460FC" w:rsidP="001460FC">
      <w:pPr>
        <w:pStyle w:val="Content"/>
        <w:rPr>
          <w:b/>
          <w:bCs/>
          <w:rPrChange w:id="1184" w:author="Qi Cheng" w:date="2020-04-19T20:47:00Z">
            <w:rPr/>
          </w:rPrChange>
        </w:rPr>
      </w:pPr>
      <w:r w:rsidRPr="00194C46">
        <w:rPr>
          <w:b/>
          <w:bCs/>
          <w:rPrChange w:id="1185" w:author="Qi Cheng" w:date="2020-04-19T20:47:00Z">
            <w:rPr/>
          </w:rPrChange>
        </w:rPr>
        <w:t xml:space="preserve">                      1, 0))</w:t>
      </w:r>
    </w:p>
    <w:p w14:paraId="606D60FE" w14:textId="77777777" w:rsidR="001460FC" w:rsidRPr="00194C46" w:rsidRDefault="001460FC" w:rsidP="001460FC">
      <w:pPr>
        <w:pStyle w:val="Content"/>
        <w:rPr>
          <w:b/>
          <w:bCs/>
          <w:rPrChange w:id="1186" w:author="Qi Cheng" w:date="2020-04-19T20:47:00Z">
            <w:rPr/>
          </w:rPrChange>
        </w:rPr>
      </w:pPr>
    </w:p>
    <w:p w14:paraId="5F2ECB76" w14:textId="77777777" w:rsidR="001460FC" w:rsidRPr="00194C46" w:rsidRDefault="001460FC" w:rsidP="001460FC">
      <w:pPr>
        <w:pStyle w:val="Content"/>
        <w:rPr>
          <w:b/>
          <w:bCs/>
          <w:rPrChange w:id="1187" w:author="Qi Cheng" w:date="2020-04-19T20:47:00Z">
            <w:rPr/>
          </w:rPrChange>
        </w:rPr>
      </w:pPr>
      <w:r w:rsidRPr="00194C46">
        <w:rPr>
          <w:b/>
          <w:bCs/>
          <w:rPrChange w:id="1188" w:author="Qi Cheng" w:date="2020-04-19T20:47:00Z">
            <w:rPr/>
          </w:rPrChange>
        </w:rPr>
        <w:t>table(stats_merged_1$MVP)</w:t>
      </w:r>
    </w:p>
    <w:p w14:paraId="214049E2" w14:textId="77777777" w:rsidR="001460FC" w:rsidRPr="00194C46" w:rsidRDefault="001460FC" w:rsidP="001460FC">
      <w:pPr>
        <w:pStyle w:val="Content"/>
        <w:rPr>
          <w:b/>
          <w:bCs/>
          <w:rPrChange w:id="1189" w:author="Qi Cheng" w:date="2020-04-19T20:47:00Z">
            <w:rPr/>
          </w:rPrChange>
        </w:rPr>
      </w:pPr>
    </w:p>
    <w:p w14:paraId="3A5F18AD" w14:textId="77777777" w:rsidR="001460FC" w:rsidRPr="00194C46" w:rsidRDefault="001460FC" w:rsidP="001460FC">
      <w:pPr>
        <w:pStyle w:val="Content"/>
        <w:rPr>
          <w:b/>
          <w:bCs/>
          <w:rPrChange w:id="1190" w:author="Qi Cheng" w:date="2020-04-19T20:47:00Z">
            <w:rPr/>
          </w:rPrChange>
        </w:rPr>
      </w:pPr>
      <w:r w:rsidRPr="00194C46">
        <w:rPr>
          <w:b/>
          <w:bCs/>
          <w:rPrChange w:id="1191" w:author="Qi Cheng" w:date="2020-04-19T20:47:00Z">
            <w:rPr/>
          </w:rPrChange>
        </w:rPr>
        <w:t>df&lt;-stats_merged_1</w:t>
      </w:r>
      <w:proofErr w:type="gramStart"/>
      <w:r w:rsidRPr="00194C46">
        <w:rPr>
          <w:b/>
          <w:bCs/>
          <w:rPrChange w:id="1192" w:author="Qi Cheng" w:date="2020-04-19T20:47:00Z">
            <w:rPr/>
          </w:rPrChange>
        </w:rPr>
        <w:t>[,-</w:t>
      </w:r>
      <w:proofErr w:type="gramEnd"/>
      <w:r w:rsidRPr="00194C46">
        <w:rPr>
          <w:b/>
          <w:bCs/>
          <w:rPrChange w:id="1193" w:author="Qi Cheng" w:date="2020-04-19T20:47:00Z">
            <w:rPr/>
          </w:rPrChange>
        </w:rPr>
        <w:t>c(1,2,12)]</w:t>
      </w:r>
    </w:p>
    <w:p w14:paraId="6D4279D0" w14:textId="77777777" w:rsidR="001460FC" w:rsidRPr="00194C46" w:rsidRDefault="001460FC" w:rsidP="001460FC">
      <w:pPr>
        <w:pStyle w:val="Content"/>
        <w:rPr>
          <w:b/>
          <w:bCs/>
          <w:rPrChange w:id="1194" w:author="Qi Cheng" w:date="2020-04-19T20:47:00Z">
            <w:rPr/>
          </w:rPrChange>
        </w:rPr>
      </w:pPr>
      <w:proofErr w:type="spellStart"/>
      <w:r w:rsidRPr="00194C46">
        <w:rPr>
          <w:b/>
          <w:bCs/>
          <w:rPrChange w:id="1195" w:author="Qi Cheng" w:date="2020-04-19T20:47:00Z">
            <w:rPr/>
          </w:rPrChange>
        </w:rPr>
        <w:t>df$MVP</w:t>
      </w:r>
      <w:proofErr w:type="spellEnd"/>
      <w:r w:rsidRPr="00194C46">
        <w:rPr>
          <w:b/>
          <w:bCs/>
          <w:rPrChange w:id="1196" w:author="Qi Cheng" w:date="2020-04-19T20:47:00Z">
            <w:rPr/>
          </w:rPrChange>
        </w:rPr>
        <w:t>&lt;-</w:t>
      </w:r>
      <w:proofErr w:type="spellStart"/>
      <w:proofErr w:type="gramStart"/>
      <w:r w:rsidRPr="00194C46">
        <w:rPr>
          <w:b/>
          <w:bCs/>
          <w:rPrChange w:id="1197" w:author="Qi Cheng" w:date="2020-04-19T20:47:00Z">
            <w:rPr/>
          </w:rPrChange>
        </w:rPr>
        <w:t>as.factor</w:t>
      </w:r>
      <w:proofErr w:type="spellEnd"/>
      <w:proofErr w:type="gramEnd"/>
      <w:r w:rsidRPr="00194C46">
        <w:rPr>
          <w:b/>
          <w:bCs/>
          <w:rPrChange w:id="1198" w:author="Qi Cheng" w:date="2020-04-19T20:47:00Z">
            <w:rPr/>
          </w:rPrChange>
        </w:rPr>
        <w:t>(</w:t>
      </w:r>
      <w:proofErr w:type="spellStart"/>
      <w:r w:rsidRPr="00194C46">
        <w:rPr>
          <w:b/>
          <w:bCs/>
          <w:rPrChange w:id="1199" w:author="Qi Cheng" w:date="2020-04-19T20:47:00Z">
            <w:rPr/>
          </w:rPrChange>
        </w:rPr>
        <w:t>df$MVP</w:t>
      </w:r>
      <w:proofErr w:type="spellEnd"/>
      <w:r w:rsidRPr="00194C46">
        <w:rPr>
          <w:b/>
          <w:bCs/>
          <w:rPrChange w:id="1200" w:author="Qi Cheng" w:date="2020-04-19T20:47:00Z">
            <w:rPr/>
          </w:rPrChange>
        </w:rPr>
        <w:t>)</w:t>
      </w:r>
    </w:p>
    <w:p w14:paraId="2A482004" w14:textId="77777777" w:rsidR="001460FC" w:rsidRPr="00194C46" w:rsidRDefault="001460FC" w:rsidP="001460FC">
      <w:pPr>
        <w:pStyle w:val="Content"/>
        <w:rPr>
          <w:b/>
          <w:bCs/>
          <w:rPrChange w:id="1201" w:author="Qi Cheng" w:date="2020-04-19T20:47:00Z">
            <w:rPr/>
          </w:rPrChange>
        </w:rPr>
      </w:pPr>
      <w:r w:rsidRPr="00194C46">
        <w:rPr>
          <w:b/>
          <w:bCs/>
          <w:rPrChange w:id="1202" w:author="Qi Cheng" w:date="2020-04-19T20:47:00Z">
            <w:rPr/>
          </w:rPrChange>
        </w:rPr>
        <w:t>summary(df)</w:t>
      </w:r>
    </w:p>
    <w:p w14:paraId="2C01123F" w14:textId="77777777" w:rsidR="001460FC" w:rsidRDefault="001460FC" w:rsidP="001460FC">
      <w:pPr>
        <w:pStyle w:val="Content"/>
      </w:pPr>
    </w:p>
    <w:p w14:paraId="4025B7BB" w14:textId="77777777" w:rsidR="001460FC" w:rsidRDefault="001460FC" w:rsidP="001460FC">
      <w:pPr>
        <w:pStyle w:val="Content"/>
      </w:pPr>
      <w:r>
        <w:t xml:space="preserve">###few charts for df </w:t>
      </w:r>
      <w:proofErr w:type="spellStart"/>
      <w:r>
        <w:t>comparisions</w:t>
      </w:r>
      <w:proofErr w:type="spellEnd"/>
      <w:r>
        <w:t xml:space="preserve"> of attributes</w:t>
      </w:r>
    </w:p>
    <w:p w14:paraId="0206474C" w14:textId="77777777" w:rsidR="001460FC" w:rsidRDefault="001460FC" w:rsidP="001460FC">
      <w:pPr>
        <w:pStyle w:val="Content"/>
      </w:pPr>
      <w:r>
        <w:t>#to give the idea about the data set</w:t>
      </w:r>
    </w:p>
    <w:p w14:paraId="45E9D13A" w14:textId="77777777" w:rsidR="001460FC" w:rsidRDefault="001460FC" w:rsidP="001460FC">
      <w:pPr>
        <w:pStyle w:val="Content"/>
      </w:pPr>
      <w:r>
        <w:t xml:space="preserve">#Correlation using </w:t>
      </w:r>
      <w:proofErr w:type="spellStart"/>
      <w:r>
        <w:t>ggplots</w:t>
      </w:r>
      <w:proofErr w:type="spellEnd"/>
    </w:p>
    <w:p w14:paraId="360C74C4" w14:textId="77777777" w:rsidR="001460FC" w:rsidRPr="00194C46" w:rsidRDefault="001460FC" w:rsidP="001460FC">
      <w:pPr>
        <w:pStyle w:val="Content"/>
        <w:rPr>
          <w:b/>
          <w:bCs/>
          <w:rPrChange w:id="1203" w:author="Qi Cheng" w:date="2020-04-19T20:47:00Z">
            <w:rPr/>
          </w:rPrChange>
        </w:rPr>
      </w:pPr>
      <w:proofErr w:type="spellStart"/>
      <w:r w:rsidRPr="00194C46">
        <w:rPr>
          <w:b/>
          <w:bCs/>
          <w:rPrChange w:id="1204" w:author="Qi Cheng" w:date="2020-04-19T20:47:00Z">
            <w:rPr/>
          </w:rPrChange>
        </w:rPr>
        <w:t>ggcorr</w:t>
      </w:r>
      <w:proofErr w:type="spellEnd"/>
      <w:r w:rsidRPr="00194C46">
        <w:rPr>
          <w:b/>
          <w:bCs/>
          <w:rPrChange w:id="1205" w:author="Qi Cheng" w:date="2020-04-19T20:47:00Z">
            <w:rPr/>
          </w:rPrChange>
        </w:rPr>
        <w:t>(df)</w:t>
      </w:r>
    </w:p>
    <w:p w14:paraId="16E853C1" w14:textId="77777777" w:rsidR="001460FC" w:rsidRDefault="001460FC" w:rsidP="001460FC">
      <w:pPr>
        <w:pStyle w:val="Content"/>
      </w:pPr>
    </w:p>
    <w:p w14:paraId="69E1D0B4" w14:textId="77777777" w:rsidR="001460FC" w:rsidDel="00194C46" w:rsidRDefault="001460FC" w:rsidP="001460FC">
      <w:pPr>
        <w:pStyle w:val="Content"/>
        <w:rPr>
          <w:del w:id="1206" w:author="Qi Cheng" w:date="2020-04-19T20:47:00Z"/>
        </w:rPr>
      </w:pPr>
      <w:r>
        <w:t># Box plots for all Attributes</w:t>
      </w:r>
    </w:p>
    <w:p w14:paraId="17106F12" w14:textId="77777777" w:rsidR="001460FC" w:rsidRDefault="001460FC" w:rsidP="001460FC">
      <w:pPr>
        <w:pStyle w:val="Content"/>
      </w:pPr>
    </w:p>
    <w:p w14:paraId="6C81CBAB" w14:textId="77777777" w:rsidR="001460FC" w:rsidRPr="00194C46" w:rsidDel="00194C46" w:rsidRDefault="001460FC" w:rsidP="001460FC">
      <w:pPr>
        <w:pStyle w:val="Content"/>
        <w:rPr>
          <w:del w:id="1207" w:author="Qi Cheng" w:date="2020-04-19T20:47:00Z"/>
          <w:b/>
          <w:bCs/>
          <w:rPrChange w:id="1208" w:author="Qi Cheng" w:date="2020-04-19T20:47:00Z">
            <w:rPr>
              <w:del w:id="1209" w:author="Qi Cheng" w:date="2020-04-19T20:47:00Z"/>
            </w:rPr>
          </w:rPrChange>
        </w:rPr>
      </w:pPr>
      <w:proofErr w:type="gramStart"/>
      <w:r w:rsidRPr="00DB4391">
        <w:rPr>
          <w:b/>
          <w:bCs/>
        </w:rPr>
        <w:t>boxplot(</w:t>
      </w:r>
      <w:proofErr w:type="gramEnd"/>
      <w:r w:rsidRPr="00DB4391">
        <w:rPr>
          <w:b/>
          <w:bCs/>
        </w:rPr>
        <w:t xml:space="preserve">df, horizontal=TRUE, main="Data frame attributes </w:t>
      </w:r>
      <w:proofErr w:type="spellStart"/>
      <w:r w:rsidRPr="00DB4391">
        <w:rPr>
          <w:b/>
          <w:bCs/>
        </w:rPr>
        <w:t>comparision</w:t>
      </w:r>
      <w:proofErr w:type="spellEnd"/>
      <w:r w:rsidRPr="00DB4391">
        <w:rPr>
          <w:b/>
          <w:bCs/>
        </w:rPr>
        <w:t>")</w:t>
      </w:r>
    </w:p>
    <w:p w14:paraId="4A6F5FEC" w14:textId="77777777" w:rsidR="001460FC" w:rsidDel="00194C46" w:rsidRDefault="001460FC" w:rsidP="001460FC">
      <w:pPr>
        <w:pStyle w:val="Content"/>
        <w:rPr>
          <w:del w:id="1210" w:author="Qi Cheng" w:date="2020-04-19T20:47:00Z"/>
        </w:rPr>
      </w:pPr>
    </w:p>
    <w:p w14:paraId="2DBFC3DE" w14:textId="77777777" w:rsidR="001460FC" w:rsidRDefault="001460FC" w:rsidP="001460FC">
      <w:pPr>
        <w:pStyle w:val="Content"/>
      </w:pPr>
    </w:p>
    <w:p w14:paraId="30C9DB0A" w14:textId="77777777" w:rsidR="001460FC" w:rsidRDefault="001460FC" w:rsidP="001460FC">
      <w:pPr>
        <w:pStyle w:val="Content"/>
      </w:pPr>
    </w:p>
    <w:p w14:paraId="4AE4DBBC" w14:textId="77777777" w:rsidR="001460FC" w:rsidRDefault="001460FC" w:rsidP="001460FC">
      <w:pPr>
        <w:pStyle w:val="Content"/>
      </w:pPr>
      <w:r>
        <w:t># Density plot</w:t>
      </w:r>
    </w:p>
    <w:p w14:paraId="48CE919D" w14:textId="77777777" w:rsidR="001460FC" w:rsidRPr="00194C46" w:rsidRDefault="001460FC" w:rsidP="001460FC">
      <w:pPr>
        <w:pStyle w:val="Content"/>
        <w:rPr>
          <w:b/>
          <w:bCs/>
          <w:rPrChange w:id="1211" w:author="Qi Cheng" w:date="2020-04-19T20:47:00Z">
            <w:rPr/>
          </w:rPrChange>
        </w:rPr>
      </w:pPr>
      <w:proofErr w:type="gramStart"/>
      <w:r w:rsidRPr="00194C46">
        <w:rPr>
          <w:b/>
          <w:bCs/>
          <w:rPrChange w:id="1212" w:author="Qi Cheng" w:date="2020-04-19T20:47:00Z">
            <w:rPr/>
          </w:rPrChange>
        </w:rPr>
        <w:t>par(</w:t>
      </w:r>
      <w:proofErr w:type="spellStart"/>
      <w:proofErr w:type="gramEnd"/>
      <w:r w:rsidRPr="00194C46">
        <w:rPr>
          <w:b/>
          <w:bCs/>
          <w:rPrChange w:id="1213" w:author="Qi Cheng" w:date="2020-04-19T20:47:00Z">
            <w:rPr/>
          </w:rPrChange>
        </w:rPr>
        <w:t>mfrow</w:t>
      </w:r>
      <w:proofErr w:type="spellEnd"/>
      <w:r w:rsidRPr="00194C46">
        <w:rPr>
          <w:b/>
          <w:bCs/>
          <w:rPrChange w:id="1214" w:author="Qi Cheng" w:date="2020-04-19T20:47:00Z">
            <w:rPr/>
          </w:rPrChange>
        </w:rPr>
        <w:t>=c(3, 3))</w:t>
      </w:r>
    </w:p>
    <w:p w14:paraId="37B51777" w14:textId="77777777" w:rsidR="001460FC" w:rsidRPr="00194C46" w:rsidRDefault="001460FC" w:rsidP="001460FC">
      <w:pPr>
        <w:pStyle w:val="Content"/>
        <w:rPr>
          <w:b/>
          <w:bCs/>
          <w:rPrChange w:id="1215" w:author="Qi Cheng" w:date="2020-04-19T20:47:00Z">
            <w:rPr/>
          </w:rPrChange>
        </w:rPr>
      </w:pPr>
      <w:proofErr w:type="spellStart"/>
      <w:r w:rsidRPr="00194C46">
        <w:rPr>
          <w:b/>
          <w:bCs/>
          <w:rPrChange w:id="1216" w:author="Qi Cheng" w:date="2020-04-19T20:47:00Z">
            <w:rPr/>
          </w:rPrChange>
        </w:rPr>
        <w:t>colnames</w:t>
      </w:r>
      <w:proofErr w:type="spellEnd"/>
      <w:r w:rsidRPr="00194C46">
        <w:rPr>
          <w:b/>
          <w:bCs/>
          <w:rPrChange w:id="1217" w:author="Qi Cheng" w:date="2020-04-19T20:47:00Z">
            <w:rPr/>
          </w:rPrChange>
        </w:rPr>
        <w:t xml:space="preserve"> &lt;- </w:t>
      </w:r>
      <w:proofErr w:type="spellStart"/>
      <w:r w:rsidRPr="00194C46">
        <w:rPr>
          <w:b/>
          <w:bCs/>
          <w:rPrChange w:id="1218" w:author="Qi Cheng" w:date="2020-04-19T20:47:00Z">
            <w:rPr/>
          </w:rPrChange>
        </w:rPr>
        <w:t>dimnames</w:t>
      </w:r>
      <w:proofErr w:type="spellEnd"/>
      <w:r w:rsidRPr="00194C46">
        <w:rPr>
          <w:b/>
          <w:bCs/>
          <w:rPrChange w:id="1219" w:author="Qi Cheng" w:date="2020-04-19T20:47:00Z">
            <w:rPr/>
          </w:rPrChange>
        </w:rPr>
        <w:t>(df</w:t>
      </w:r>
      <w:proofErr w:type="gramStart"/>
      <w:r w:rsidRPr="00194C46">
        <w:rPr>
          <w:b/>
          <w:bCs/>
          <w:rPrChange w:id="1220" w:author="Qi Cheng" w:date="2020-04-19T20:47:00Z">
            <w:rPr/>
          </w:rPrChange>
        </w:rPr>
        <w:t>)[</w:t>
      </w:r>
      <w:proofErr w:type="gramEnd"/>
      <w:r w:rsidRPr="00194C46">
        <w:rPr>
          <w:b/>
          <w:bCs/>
          <w:rPrChange w:id="1221" w:author="Qi Cheng" w:date="2020-04-19T20:47:00Z">
            <w:rPr/>
          </w:rPrChange>
        </w:rPr>
        <w:t>[2]]</w:t>
      </w:r>
    </w:p>
    <w:p w14:paraId="39520B7E" w14:textId="77777777" w:rsidR="001460FC" w:rsidRPr="00194C46" w:rsidRDefault="001460FC" w:rsidP="001460FC">
      <w:pPr>
        <w:pStyle w:val="Content"/>
        <w:rPr>
          <w:b/>
          <w:bCs/>
          <w:rPrChange w:id="1222" w:author="Qi Cheng" w:date="2020-04-19T20:47:00Z">
            <w:rPr/>
          </w:rPrChange>
        </w:rPr>
      </w:pPr>
      <w:r w:rsidRPr="00194C46">
        <w:rPr>
          <w:b/>
          <w:bCs/>
          <w:rPrChange w:id="1223" w:author="Qi Cheng" w:date="2020-04-19T20:47:00Z">
            <w:rPr/>
          </w:rPrChange>
        </w:rPr>
        <w:t>for (</w:t>
      </w:r>
      <w:proofErr w:type="spellStart"/>
      <w:r w:rsidRPr="00194C46">
        <w:rPr>
          <w:b/>
          <w:bCs/>
          <w:rPrChange w:id="1224" w:author="Qi Cheng" w:date="2020-04-19T20:47:00Z">
            <w:rPr/>
          </w:rPrChange>
        </w:rPr>
        <w:t>i</w:t>
      </w:r>
      <w:proofErr w:type="spellEnd"/>
      <w:r w:rsidRPr="00194C46">
        <w:rPr>
          <w:b/>
          <w:bCs/>
          <w:rPrChange w:id="1225" w:author="Qi Cheng" w:date="2020-04-19T20:47:00Z">
            <w:rPr/>
          </w:rPrChange>
        </w:rPr>
        <w:t xml:space="preserve"> in 1:10) {</w:t>
      </w:r>
    </w:p>
    <w:p w14:paraId="1B8FC3C2" w14:textId="77777777" w:rsidR="001460FC" w:rsidRPr="00194C46" w:rsidRDefault="001460FC" w:rsidP="001460FC">
      <w:pPr>
        <w:pStyle w:val="Content"/>
        <w:rPr>
          <w:b/>
          <w:bCs/>
          <w:rPrChange w:id="1226" w:author="Qi Cheng" w:date="2020-04-19T20:47:00Z">
            <w:rPr/>
          </w:rPrChange>
        </w:rPr>
      </w:pPr>
      <w:r w:rsidRPr="00194C46">
        <w:rPr>
          <w:b/>
          <w:bCs/>
          <w:rPrChange w:id="1227" w:author="Qi Cheng" w:date="2020-04-19T20:47:00Z">
            <w:rPr/>
          </w:rPrChange>
        </w:rPr>
        <w:t xml:space="preserve">  d &lt;- density(df</w:t>
      </w:r>
      <w:proofErr w:type="gramStart"/>
      <w:r w:rsidRPr="00194C46">
        <w:rPr>
          <w:b/>
          <w:bCs/>
          <w:rPrChange w:id="1228" w:author="Qi Cheng" w:date="2020-04-19T20:47:00Z">
            <w:rPr/>
          </w:rPrChange>
        </w:rPr>
        <w:t>[,</w:t>
      </w:r>
      <w:proofErr w:type="spellStart"/>
      <w:r w:rsidRPr="00194C46">
        <w:rPr>
          <w:b/>
          <w:bCs/>
          <w:rPrChange w:id="1229" w:author="Qi Cheng" w:date="2020-04-19T20:47:00Z">
            <w:rPr/>
          </w:rPrChange>
        </w:rPr>
        <w:t>i</w:t>
      </w:r>
      <w:proofErr w:type="spellEnd"/>
      <w:proofErr w:type="gramEnd"/>
      <w:r w:rsidRPr="00194C46">
        <w:rPr>
          <w:b/>
          <w:bCs/>
          <w:rPrChange w:id="1230" w:author="Qi Cheng" w:date="2020-04-19T20:47:00Z">
            <w:rPr/>
          </w:rPrChange>
        </w:rPr>
        <w:t>])</w:t>
      </w:r>
    </w:p>
    <w:p w14:paraId="75559AED" w14:textId="77777777" w:rsidR="001460FC" w:rsidRPr="00194C46" w:rsidRDefault="001460FC" w:rsidP="001460FC">
      <w:pPr>
        <w:pStyle w:val="Content"/>
        <w:rPr>
          <w:b/>
          <w:bCs/>
          <w:rPrChange w:id="1231" w:author="Qi Cheng" w:date="2020-04-19T20:47:00Z">
            <w:rPr/>
          </w:rPrChange>
        </w:rPr>
      </w:pPr>
      <w:r w:rsidRPr="00194C46">
        <w:rPr>
          <w:b/>
          <w:bCs/>
          <w:rPrChange w:id="1232" w:author="Qi Cheng" w:date="2020-04-19T20:47:00Z">
            <w:rPr/>
          </w:rPrChange>
        </w:rPr>
        <w:lastRenderedPageBreak/>
        <w:t xml:space="preserve">  </w:t>
      </w:r>
      <w:proofErr w:type="gramStart"/>
      <w:r w:rsidRPr="00194C46">
        <w:rPr>
          <w:b/>
          <w:bCs/>
          <w:rPrChange w:id="1233" w:author="Qi Cheng" w:date="2020-04-19T20:47:00Z">
            <w:rPr/>
          </w:rPrChange>
        </w:rPr>
        <w:t>plot(</w:t>
      </w:r>
      <w:proofErr w:type="gramEnd"/>
      <w:r w:rsidRPr="00194C46">
        <w:rPr>
          <w:b/>
          <w:bCs/>
          <w:rPrChange w:id="1234" w:author="Qi Cheng" w:date="2020-04-19T20:47:00Z">
            <w:rPr/>
          </w:rPrChange>
        </w:rPr>
        <w:t>d, type="n", main=</w:t>
      </w:r>
      <w:proofErr w:type="spellStart"/>
      <w:r w:rsidRPr="00194C46">
        <w:rPr>
          <w:b/>
          <w:bCs/>
          <w:rPrChange w:id="1235" w:author="Qi Cheng" w:date="2020-04-19T20:47:00Z">
            <w:rPr/>
          </w:rPrChange>
        </w:rPr>
        <w:t>colnames</w:t>
      </w:r>
      <w:proofErr w:type="spellEnd"/>
      <w:r w:rsidRPr="00194C46">
        <w:rPr>
          <w:b/>
          <w:bCs/>
          <w:rPrChange w:id="1236" w:author="Qi Cheng" w:date="2020-04-19T20:47:00Z">
            <w:rPr/>
          </w:rPrChange>
        </w:rPr>
        <w:t>[</w:t>
      </w:r>
      <w:proofErr w:type="spellStart"/>
      <w:r w:rsidRPr="00194C46">
        <w:rPr>
          <w:b/>
          <w:bCs/>
          <w:rPrChange w:id="1237" w:author="Qi Cheng" w:date="2020-04-19T20:47:00Z">
            <w:rPr/>
          </w:rPrChange>
        </w:rPr>
        <w:t>i</w:t>
      </w:r>
      <w:proofErr w:type="spellEnd"/>
      <w:r w:rsidRPr="00194C46">
        <w:rPr>
          <w:b/>
          <w:bCs/>
          <w:rPrChange w:id="1238" w:author="Qi Cheng" w:date="2020-04-19T20:47:00Z">
            <w:rPr/>
          </w:rPrChange>
        </w:rPr>
        <w:t>])</w:t>
      </w:r>
    </w:p>
    <w:p w14:paraId="702571CD" w14:textId="77777777" w:rsidR="001460FC" w:rsidRPr="00194C46" w:rsidRDefault="001460FC" w:rsidP="001460FC">
      <w:pPr>
        <w:pStyle w:val="Content"/>
        <w:rPr>
          <w:b/>
          <w:bCs/>
          <w:rPrChange w:id="1239" w:author="Qi Cheng" w:date="2020-04-19T20:47:00Z">
            <w:rPr/>
          </w:rPrChange>
        </w:rPr>
      </w:pPr>
      <w:r w:rsidRPr="00194C46">
        <w:rPr>
          <w:b/>
          <w:bCs/>
          <w:rPrChange w:id="1240" w:author="Qi Cheng" w:date="2020-04-19T20:47:00Z">
            <w:rPr/>
          </w:rPrChange>
        </w:rPr>
        <w:t xml:space="preserve">  </w:t>
      </w:r>
      <w:proofErr w:type="gramStart"/>
      <w:r w:rsidRPr="00194C46">
        <w:rPr>
          <w:b/>
          <w:bCs/>
          <w:rPrChange w:id="1241" w:author="Qi Cheng" w:date="2020-04-19T20:47:00Z">
            <w:rPr/>
          </w:rPrChange>
        </w:rPr>
        <w:t>polygon(</w:t>
      </w:r>
      <w:proofErr w:type="gramEnd"/>
      <w:r w:rsidRPr="00194C46">
        <w:rPr>
          <w:b/>
          <w:bCs/>
          <w:rPrChange w:id="1242" w:author="Qi Cheng" w:date="2020-04-19T20:47:00Z">
            <w:rPr/>
          </w:rPrChange>
        </w:rPr>
        <w:t>d, col="green", border="gray")</w:t>
      </w:r>
    </w:p>
    <w:p w14:paraId="678BC17A" w14:textId="77777777" w:rsidR="001460FC" w:rsidRPr="00194C46" w:rsidRDefault="001460FC" w:rsidP="001460FC">
      <w:pPr>
        <w:pStyle w:val="Content"/>
        <w:rPr>
          <w:b/>
          <w:bCs/>
          <w:rPrChange w:id="1243" w:author="Qi Cheng" w:date="2020-04-19T20:47:00Z">
            <w:rPr/>
          </w:rPrChange>
        </w:rPr>
      </w:pPr>
      <w:r w:rsidRPr="00194C46">
        <w:rPr>
          <w:b/>
          <w:bCs/>
          <w:rPrChange w:id="1244" w:author="Qi Cheng" w:date="2020-04-19T20:47:00Z">
            <w:rPr/>
          </w:rPrChange>
        </w:rPr>
        <w:t>}</w:t>
      </w:r>
    </w:p>
    <w:p w14:paraId="778A56D5" w14:textId="77777777" w:rsidR="001460FC" w:rsidRDefault="001460FC" w:rsidP="001460FC">
      <w:pPr>
        <w:pStyle w:val="Content"/>
      </w:pPr>
    </w:p>
    <w:p w14:paraId="113230B4" w14:textId="1F823FC3" w:rsidR="001460FC" w:rsidRDefault="001460FC" w:rsidP="001460FC">
      <w:pPr>
        <w:pStyle w:val="Content"/>
      </w:pPr>
      <w:r>
        <w:t>#df is the final data set on which we will work data set</w:t>
      </w:r>
      <w:ins w:id="1245" w:author="Qi Cheng" w:date="2020-04-19T20:47:00Z">
        <w:r w:rsidR="00194C46">
          <w:t>,</w:t>
        </w:r>
      </w:ins>
      <w:r>
        <w:t xml:space="preserve"> which is hig</w:t>
      </w:r>
      <w:ins w:id="1246" w:author="Qi Cheng" w:date="2020-04-19T20:47:00Z">
        <w:r w:rsidR="00194C46">
          <w:t>h</w:t>
        </w:r>
      </w:ins>
      <w:r>
        <w:t>ly imbalanced.</w:t>
      </w:r>
    </w:p>
    <w:p w14:paraId="4D831EAA" w14:textId="77777777" w:rsidR="001460FC" w:rsidRDefault="001460FC" w:rsidP="001460FC">
      <w:pPr>
        <w:pStyle w:val="Content"/>
      </w:pPr>
    </w:p>
    <w:p w14:paraId="3A3C3F38" w14:textId="77777777" w:rsidR="001460FC" w:rsidRDefault="001460FC" w:rsidP="001460FC">
      <w:pPr>
        <w:pStyle w:val="Content"/>
      </w:pPr>
      <w:r>
        <w:t>#############################################</w:t>
      </w:r>
    </w:p>
    <w:p w14:paraId="34520A8E" w14:textId="77777777" w:rsidR="001460FC" w:rsidRDefault="001460FC" w:rsidP="001460FC">
      <w:pPr>
        <w:pStyle w:val="Content"/>
      </w:pPr>
      <w:r>
        <w:t xml:space="preserve">#dividing data in test and train for the </w:t>
      </w:r>
      <w:proofErr w:type="spellStart"/>
      <w:r>
        <w:t>the</w:t>
      </w:r>
      <w:proofErr w:type="spellEnd"/>
      <w:r>
        <w:t xml:space="preserve"> model and prediction.</w:t>
      </w:r>
    </w:p>
    <w:p w14:paraId="4A6BC0CD" w14:textId="77777777" w:rsidR="001460FC" w:rsidRDefault="001460FC" w:rsidP="001460FC">
      <w:pPr>
        <w:pStyle w:val="Content"/>
      </w:pPr>
    </w:p>
    <w:p w14:paraId="22D062CC" w14:textId="77777777" w:rsidR="001460FC" w:rsidRDefault="001460FC" w:rsidP="001460FC">
      <w:pPr>
        <w:pStyle w:val="Content"/>
      </w:pPr>
      <w:r>
        <w:t>#setting seed</w:t>
      </w:r>
    </w:p>
    <w:p w14:paraId="2F6AFC49" w14:textId="62D4D934" w:rsidR="001460FC" w:rsidRDefault="001460FC" w:rsidP="001460FC">
      <w:pPr>
        <w:pStyle w:val="Content"/>
        <w:rPr>
          <w:ins w:id="1247" w:author="Qi Cheng" w:date="2020-04-19T20:48:00Z"/>
          <w:b/>
          <w:bCs/>
        </w:rPr>
      </w:pPr>
      <w:proofErr w:type="spellStart"/>
      <w:proofErr w:type="gramStart"/>
      <w:r w:rsidRPr="00194C46">
        <w:rPr>
          <w:b/>
          <w:bCs/>
          <w:rPrChange w:id="1248" w:author="Qi Cheng" w:date="2020-04-19T20:48:00Z">
            <w:rPr/>
          </w:rPrChange>
        </w:rPr>
        <w:t>set.seed</w:t>
      </w:r>
      <w:proofErr w:type="spellEnd"/>
      <w:proofErr w:type="gramEnd"/>
      <w:r w:rsidRPr="00194C46">
        <w:rPr>
          <w:b/>
          <w:bCs/>
          <w:rPrChange w:id="1249" w:author="Qi Cheng" w:date="2020-04-19T20:48:00Z">
            <w:rPr/>
          </w:rPrChange>
        </w:rPr>
        <w:t>(1123)</w:t>
      </w:r>
    </w:p>
    <w:p w14:paraId="1A9D9707" w14:textId="77777777" w:rsidR="00194C46" w:rsidRPr="00194C46" w:rsidRDefault="00194C46" w:rsidP="001460FC">
      <w:pPr>
        <w:pStyle w:val="Content"/>
        <w:rPr>
          <w:b/>
          <w:bCs/>
          <w:rPrChange w:id="1250" w:author="Qi Cheng" w:date="2020-04-19T20:48:00Z">
            <w:rPr/>
          </w:rPrChange>
        </w:rPr>
      </w:pPr>
    </w:p>
    <w:p w14:paraId="365D3DA2" w14:textId="77777777" w:rsidR="001460FC" w:rsidRDefault="001460FC" w:rsidP="001460FC">
      <w:pPr>
        <w:pStyle w:val="Content"/>
      </w:pPr>
      <w:r>
        <w:t xml:space="preserve">#splitting data in 75% into training set and 25% into Test Data set </w:t>
      </w:r>
    </w:p>
    <w:p w14:paraId="321243C6" w14:textId="2AB7BA0A" w:rsidR="001460FC" w:rsidRDefault="001460FC" w:rsidP="001460FC">
      <w:pPr>
        <w:pStyle w:val="Content"/>
        <w:rPr>
          <w:ins w:id="1251" w:author="Qi Cheng" w:date="2020-04-19T20:48:00Z"/>
          <w:b/>
          <w:bCs/>
        </w:rPr>
      </w:pPr>
      <w:r w:rsidRPr="00194C46">
        <w:rPr>
          <w:b/>
          <w:bCs/>
          <w:rPrChange w:id="1252" w:author="Qi Cheng" w:date="2020-04-19T20:48:00Z">
            <w:rPr/>
          </w:rPrChange>
        </w:rPr>
        <w:t xml:space="preserve">split &lt;- </w:t>
      </w:r>
      <w:proofErr w:type="spellStart"/>
      <w:proofErr w:type="gramStart"/>
      <w:r w:rsidRPr="00194C46">
        <w:rPr>
          <w:b/>
          <w:bCs/>
          <w:rPrChange w:id="1253" w:author="Qi Cheng" w:date="2020-04-19T20:48:00Z">
            <w:rPr/>
          </w:rPrChange>
        </w:rPr>
        <w:t>sample.split</w:t>
      </w:r>
      <w:proofErr w:type="spellEnd"/>
      <w:proofErr w:type="gramEnd"/>
      <w:r w:rsidRPr="00194C46">
        <w:rPr>
          <w:b/>
          <w:bCs/>
          <w:rPrChange w:id="1254" w:author="Qi Cheng" w:date="2020-04-19T20:48:00Z">
            <w:rPr/>
          </w:rPrChange>
        </w:rPr>
        <w:t>(</w:t>
      </w:r>
      <w:proofErr w:type="spellStart"/>
      <w:r w:rsidRPr="00194C46">
        <w:rPr>
          <w:b/>
          <w:bCs/>
          <w:rPrChange w:id="1255" w:author="Qi Cheng" w:date="2020-04-19T20:48:00Z">
            <w:rPr/>
          </w:rPrChange>
        </w:rPr>
        <w:t>df$MVP</w:t>
      </w:r>
      <w:proofErr w:type="spellEnd"/>
      <w:r w:rsidRPr="00194C46">
        <w:rPr>
          <w:b/>
          <w:bCs/>
          <w:rPrChange w:id="1256" w:author="Qi Cheng" w:date="2020-04-19T20:48:00Z">
            <w:rPr/>
          </w:rPrChange>
        </w:rPr>
        <w:t xml:space="preserve">, </w:t>
      </w:r>
      <w:proofErr w:type="spellStart"/>
      <w:r w:rsidRPr="00194C46">
        <w:rPr>
          <w:b/>
          <w:bCs/>
          <w:rPrChange w:id="1257" w:author="Qi Cheng" w:date="2020-04-19T20:48:00Z">
            <w:rPr/>
          </w:rPrChange>
        </w:rPr>
        <w:t>SplitRatio</w:t>
      </w:r>
      <w:proofErr w:type="spellEnd"/>
      <w:r w:rsidRPr="00194C46">
        <w:rPr>
          <w:b/>
          <w:bCs/>
          <w:rPrChange w:id="1258" w:author="Qi Cheng" w:date="2020-04-19T20:48:00Z">
            <w:rPr/>
          </w:rPrChange>
        </w:rPr>
        <w:t xml:space="preserve"> = 0.75)</w:t>
      </w:r>
    </w:p>
    <w:p w14:paraId="6568EAF2" w14:textId="77777777" w:rsidR="00194C46" w:rsidRPr="00194C46" w:rsidRDefault="00194C46" w:rsidP="001460FC">
      <w:pPr>
        <w:pStyle w:val="Content"/>
        <w:rPr>
          <w:b/>
          <w:bCs/>
          <w:rPrChange w:id="1259" w:author="Qi Cheng" w:date="2020-04-19T20:48:00Z">
            <w:rPr/>
          </w:rPrChange>
        </w:rPr>
      </w:pPr>
    </w:p>
    <w:p w14:paraId="01BEC732" w14:textId="77777777" w:rsidR="001460FC" w:rsidRDefault="001460FC" w:rsidP="001460FC">
      <w:pPr>
        <w:pStyle w:val="Content"/>
      </w:pPr>
      <w:r>
        <w:t>#train data</w:t>
      </w:r>
    </w:p>
    <w:p w14:paraId="0EEC687D" w14:textId="050A338A" w:rsidR="001460FC" w:rsidRDefault="001460FC" w:rsidP="001460FC">
      <w:pPr>
        <w:pStyle w:val="Content"/>
        <w:rPr>
          <w:ins w:id="1260" w:author="Qi Cheng" w:date="2020-04-19T20:48:00Z"/>
          <w:b/>
          <w:bCs/>
        </w:rPr>
      </w:pPr>
      <w:proofErr w:type="spellStart"/>
      <w:r w:rsidRPr="00194C46">
        <w:rPr>
          <w:b/>
          <w:bCs/>
          <w:rPrChange w:id="1261" w:author="Qi Cheng" w:date="2020-04-19T20:48:00Z">
            <w:rPr/>
          </w:rPrChange>
        </w:rPr>
        <w:t>TrainMVP_Data</w:t>
      </w:r>
      <w:proofErr w:type="spellEnd"/>
      <w:r w:rsidRPr="00194C46">
        <w:rPr>
          <w:b/>
          <w:bCs/>
          <w:rPrChange w:id="1262" w:author="Qi Cheng" w:date="2020-04-19T20:48:00Z">
            <w:rPr/>
          </w:rPrChange>
        </w:rPr>
        <w:t xml:space="preserve"> &lt;- </w:t>
      </w:r>
      <w:proofErr w:type="gramStart"/>
      <w:r w:rsidRPr="00194C46">
        <w:rPr>
          <w:b/>
          <w:bCs/>
          <w:rPrChange w:id="1263" w:author="Qi Cheng" w:date="2020-04-19T20:48:00Z">
            <w:rPr/>
          </w:rPrChange>
        </w:rPr>
        <w:t>subset(</w:t>
      </w:r>
      <w:proofErr w:type="gramEnd"/>
      <w:r w:rsidRPr="00194C46">
        <w:rPr>
          <w:b/>
          <w:bCs/>
          <w:rPrChange w:id="1264" w:author="Qi Cheng" w:date="2020-04-19T20:48:00Z">
            <w:rPr/>
          </w:rPrChange>
        </w:rPr>
        <w:t>df, split == TRUE)</w:t>
      </w:r>
    </w:p>
    <w:p w14:paraId="7367DEA4" w14:textId="77777777" w:rsidR="00194C46" w:rsidRPr="00194C46" w:rsidRDefault="00194C46" w:rsidP="001460FC">
      <w:pPr>
        <w:pStyle w:val="Content"/>
        <w:rPr>
          <w:b/>
          <w:bCs/>
          <w:rPrChange w:id="1265" w:author="Qi Cheng" w:date="2020-04-19T20:48:00Z">
            <w:rPr/>
          </w:rPrChange>
        </w:rPr>
      </w:pPr>
    </w:p>
    <w:p w14:paraId="1E71340B" w14:textId="77777777" w:rsidR="001460FC" w:rsidRDefault="001460FC" w:rsidP="001460FC">
      <w:pPr>
        <w:pStyle w:val="Content"/>
      </w:pPr>
      <w:r>
        <w:t>#test data</w:t>
      </w:r>
    </w:p>
    <w:p w14:paraId="77E6500D" w14:textId="77777777" w:rsidR="001460FC" w:rsidRPr="00194C46" w:rsidDel="00194C46" w:rsidRDefault="001460FC" w:rsidP="001460FC">
      <w:pPr>
        <w:pStyle w:val="Content"/>
        <w:rPr>
          <w:del w:id="1266" w:author="Qi Cheng" w:date="2020-04-19T20:48:00Z"/>
          <w:b/>
          <w:bCs/>
          <w:rPrChange w:id="1267" w:author="Qi Cheng" w:date="2020-04-19T20:48:00Z">
            <w:rPr>
              <w:del w:id="1268" w:author="Qi Cheng" w:date="2020-04-19T20:48:00Z"/>
            </w:rPr>
          </w:rPrChange>
        </w:rPr>
      </w:pPr>
      <w:proofErr w:type="spellStart"/>
      <w:r w:rsidRPr="00DB4391">
        <w:rPr>
          <w:b/>
          <w:bCs/>
        </w:rPr>
        <w:t>TestMVP_Data</w:t>
      </w:r>
      <w:proofErr w:type="spellEnd"/>
      <w:r w:rsidRPr="00DB4391">
        <w:rPr>
          <w:b/>
          <w:bCs/>
        </w:rPr>
        <w:t xml:space="preserve"> &lt;- </w:t>
      </w:r>
      <w:proofErr w:type="gramStart"/>
      <w:r w:rsidRPr="00DB4391">
        <w:rPr>
          <w:b/>
          <w:bCs/>
        </w:rPr>
        <w:t>subset(</w:t>
      </w:r>
      <w:proofErr w:type="gramEnd"/>
      <w:r w:rsidRPr="00DB4391">
        <w:rPr>
          <w:b/>
          <w:bCs/>
        </w:rPr>
        <w:t>df, split == FALSE)</w:t>
      </w:r>
    </w:p>
    <w:p w14:paraId="5999FC8E" w14:textId="77777777" w:rsidR="001460FC" w:rsidRDefault="001460FC" w:rsidP="001460FC">
      <w:pPr>
        <w:pStyle w:val="Content"/>
      </w:pPr>
    </w:p>
    <w:p w14:paraId="037ABAEB" w14:textId="77777777" w:rsidR="001460FC" w:rsidRDefault="001460FC" w:rsidP="001460FC">
      <w:pPr>
        <w:pStyle w:val="Content"/>
      </w:pPr>
    </w:p>
    <w:p w14:paraId="166168FE" w14:textId="77777777" w:rsidR="001460FC" w:rsidRDefault="001460FC" w:rsidP="001460FC">
      <w:pPr>
        <w:pStyle w:val="Content"/>
      </w:pPr>
      <w:r>
        <w:t>## check the count of unique value in the MVP column</w:t>
      </w:r>
    </w:p>
    <w:p w14:paraId="3205A4C7" w14:textId="77777777" w:rsidR="001460FC" w:rsidRPr="00194C46" w:rsidRDefault="001460FC" w:rsidP="001460FC">
      <w:pPr>
        <w:pStyle w:val="Content"/>
        <w:rPr>
          <w:b/>
          <w:bCs/>
          <w:rPrChange w:id="1269" w:author="Qi Cheng" w:date="2020-04-19T20:48:00Z">
            <w:rPr/>
          </w:rPrChange>
        </w:rPr>
      </w:pPr>
      <w:proofErr w:type="spellStart"/>
      <w:r w:rsidRPr="00194C46">
        <w:rPr>
          <w:b/>
          <w:bCs/>
          <w:rPrChange w:id="1270" w:author="Qi Cheng" w:date="2020-04-19T20:48:00Z">
            <w:rPr/>
          </w:rPrChange>
        </w:rPr>
        <w:t>as.</w:t>
      </w:r>
      <w:proofErr w:type="gramStart"/>
      <w:r w:rsidRPr="00194C46">
        <w:rPr>
          <w:b/>
          <w:bCs/>
          <w:rPrChange w:id="1271" w:author="Qi Cheng" w:date="2020-04-19T20:48:00Z">
            <w:rPr/>
          </w:rPrChange>
        </w:rPr>
        <w:t>data.frame</w:t>
      </w:r>
      <w:proofErr w:type="spellEnd"/>
      <w:proofErr w:type="gramEnd"/>
      <w:r w:rsidRPr="00194C46">
        <w:rPr>
          <w:b/>
          <w:bCs/>
          <w:rPrChange w:id="1272" w:author="Qi Cheng" w:date="2020-04-19T20:48:00Z">
            <w:rPr/>
          </w:rPrChange>
        </w:rPr>
        <w:t>(table(</w:t>
      </w:r>
      <w:proofErr w:type="spellStart"/>
      <w:r w:rsidRPr="00194C46">
        <w:rPr>
          <w:b/>
          <w:bCs/>
          <w:rPrChange w:id="1273" w:author="Qi Cheng" w:date="2020-04-19T20:48:00Z">
            <w:rPr/>
          </w:rPrChange>
        </w:rPr>
        <w:t>TrainMVP_Data$MVP</w:t>
      </w:r>
      <w:proofErr w:type="spellEnd"/>
      <w:r w:rsidRPr="00194C46">
        <w:rPr>
          <w:b/>
          <w:bCs/>
          <w:rPrChange w:id="1274" w:author="Qi Cheng" w:date="2020-04-19T20:48:00Z">
            <w:rPr/>
          </w:rPrChange>
        </w:rPr>
        <w:t>))</w:t>
      </w:r>
    </w:p>
    <w:p w14:paraId="1D8F2B3B" w14:textId="77777777" w:rsidR="001460FC" w:rsidRDefault="001460FC" w:rsidP="001460FC">
      <w:pPr>
        <w:pStyle w:val="Content"/>
      </w:pPr>
    </w:p>
    <w:p w14:paraId="187A2E1C" w14:textId="77777777" w:rsidR="001460FC" w:rsidRDefault="001460FC" w:rsidP="001460FC">
      <w:pPr>
        <w:pStyle w:val="Content"/>
      </w:pPr>
      <w:r>
        <w:t>##########################################################</w:t>
      </w:r>
    </w:p>
    <w:p w14:paraId="22479A14" w14:textId="77777777" w:rsidR="001460FC" w:rsidRDefault="001460FC" w:rsidP="001460FC">
      <w:pPr>
        <w:pStyle w:val="Content"/>
      </w:pPr>
      <w:r>
        <w:t>#BALANCING DATA USING Synthetic Minority Oversampling Technique</w:t>
      </w:r>
    </w:p>
    <w:p w14:paraId="2FEEA3B2" w14:textId="77777777" w:rsidR="001460FC" w:rsidRDefault="001460FC" w:rsidP="001460FC">
      <w:pPr>
        <w:pStyle w:val="Content"/>
      </w:pPr>
    </w:p>
    <w:p w14:paraId="710AA081" w14:textId="77777777" w:rsidR="001460FC" w:rsidRPr="00194C46" w:rsidRDefault="001460FC" w:rsidP="001460FC">
      <w:pPr>
        <w:pStyle w:val="Content"/>
        <w:rPr>
          <w:b/>
          <w:bCs/>
          <w:rPrChange w:id="1275" w:author="Qi Cheng" w:date="2020-04-19T20:48:00Z">
            <w:rPr/>
          </w:rPrChange>
        </w:rPr>
      </w:pPr>
      <w:proofErr w:type="spellStart"/>
      <w:proofErr w:type="gramStart"/>
      <w:r w:rsidRPr="00194C46">
        <w:rPr>
          <w:b/>
          <w:bCs/>
          <w:rPrChange w:id="1276" w:author="Qi Cheng" w:date="2020-04-19T20:48:00Z">
            <w:rPr/>
          </w:rPrChange>
        </w:rPr>
        <w:t>set.seed</w:t>
      </w:r>
      <w:proofErr w:type="spellEnd"/>
      <w:proofErr w:type="gramEnd"/>
      <w:r w:rsidRPr="00194C46">
        <w:rPr>
          <w:b/>
          <w:bCs/>
          <w:rPrChange w:id="1277" w:author="Qi Cheng" w:date="2020-04-19T20:48:00Z">
            <w:rPr/>
          </w:rPrChange>
        </w:rPr>
        <w:t>(75252)</w:t>
      </w:r>
    </w:p>
    <w:p w14:paraId="3FBC6196" w14:textId="77777777" w:rsidR="001460FC" w:rsidRPr="00194C46" w:rsidRDefault="001460FC" w:rsidP="001460FC">
      <w:pPr>
        <w:pStyle w:val="Content"/>
        <w:rPr>
          <w:b/>
          <w:bCs/>
          <w:rPrChange w:id="1278" w:author="Qi Cheng" w:date="2020-04-19T20:48:00Z">
            <w:rPr/>
          </w:rPrChange>
        </w:rPr>
      </w:pPr>
      <w:proofErr w:type="spellStart"/>
      <w:r w:rsidRPr="00194C46">
        <w:rPr>
          <w:b/>
          <w:bCs/>
          <w:rPrChange w:id="1279" w:author="Qi Cheng" w:date="2020-04-19T20:48:00Z">
            <w:rPr/>
          </w:rPrChange>
        </w:rPr>
        <w:t>balanced.data</w:t>
      </w:r>
      <w:proofErr w:type="spellEnd"/>
      <w:r w:rsidRPr="00194C46">
        <w:rPr>
          <w:b/>
          <w:bCs/>
          <w:rPrChange w:id="1280" w:author="Qi Cheng" w:date="2020-04-19T20:48:00Z">
            <w:rPr/>
          </w:rPrChange>
        </w:rPr>
        <w:t xml:space="preserve"> &lt;- </w:t>
      </w:r>
      <w:proofErr w:type="gramStart"/>
      <w:r w:rsidRPr="00194C46">
        <w:rPr>
          <w:b/>
          <w:bCs/>
          <w:rPrChange w:id="1281" w:author="Qi Cheng" w:date="2020-04-19T20:48:00Z">
            <w:rPr/>
          </w:rPrChange>
        </w:rPr>
        <w:t>SMOTE(</w:t>
      </w:r>
      <w:proofErr w:type="gramEnd"/>
      <w:r w:rsidRPr="00194C46">
        <w:rPr>
          <w:b/>
          <w:bCs/>
          <w:rPrChange w:id="1282" w:author="Qi Cheng" w:date="2020-04-19T20:48:00Z">
            <w:rPr/>
          </w:rPrChange>
        </w:rPr>
        <w:t xml:space="preserve">MVP ~., </w:t>
      </w:r>
      <w:proofErr w:type="spellStart"/>
      <w:r w:rsidRPr="00194C46">
        <w:rPr>
          <w:b/>
          <w:bCs/>
          <w:rPrChange w:id="1283" w:author="Qi Cheng" w:date="2020-04-19T20:48:00Z">
            <w:rPr/>
          </w:rPrChange>
        </w:rPr>
        <w:t>TrainMVP_Data</w:t>
      </w:r>
      <w:proofErr w:type="spellEnd"/>
      <w:r w:rsidRPr="00194C46">
        <w:rPr>
          <w:b/>
          <w:bCs/>
          <w:rPrChange w:id="1284" w:author="Qi Cheng" w:date="2020-04-19T20:48:00Z">
            <w:rPr/>
          </w:rPrChange>
        </w:rPr>
        <w:t xml:space="preserve">, </w:t>
      </w:r>
      <w:proofErr w:type="spellStart"/>
      <w:r w:rsidRPr="00194C46">
        <w:rPr>
          <w:b/>
          <w:bCs/>
          <w:rPrChange w:id="1285" w:author="Qi Cheng" w:date="2020-04-19T20:48:00Z">
            <w:rPr/>
          </w:rPrChange>
        </w:rPr>
        <w:t>perc.over</w:t>
      </w:r>
      <w:proofErr w:type="spellEnd"/>
      <w:r w:rsidRPr="00194C46">
        <w:rPr>
          <w:b/>
          <w:bCs/>
          <w:rPrChange w:id="1286" w:author="Qi Cheng" w:date="2020-04-19T20:48:00Z">
            <w:rPr/>
          </w:rPrChange>
        </w:rPr>
        <w:t xml:space="preserve"> = 1000, k = 5, </w:t>
      </w:r>
      <w:proofErr w:type="spellStart"/>
      <w:r w:rsidRPr="00194C46">
        <w:rPr>
          <w:b/>
          <w:bCs/>
          <w:rPrChange w:id="1287" w:author="Qi Cheng" w:date="2020-04-19T20:48:00Z">
            <w:rPr/>
          </w:rPrChange>
        </w:rPr>
        <w:t>perc.under</w:t>
      </w:r>
      <w:proofErr w:type="spellEnd"/>
      <w:r w:rsidRPr="00194C46">
        <w:rPr>
          <w:b/>
          <w:bCs/>
          <w:rPrChange w:id="1288" w:author="Qi Cheng" w:date="2020-04-19T20:48:00Z">
            <w:rPr/>
          </w:rPrChange>
        </w:rPr>
        <w:t xml:space="preserve"> = 2600)</w:t>
      </w:r>
    </w:p>
    <w:p w14:paraId="38F8808C" w14:textId="77777777" w:rsidR="001460FC" w:rsidRDefault="001460FC" w:rsidP="001460FC">
      <w:pPr>
        <w:pStyle w:val="Content"/>
      </w:pPr>
    </w:p>
    <w:p w14:paraId="30685885" w14:textId="77777777" w:rsidR="001460FC" w:rsidRDefault="001460FC" w:rsidP="001460FC">
      <w:pPr>
        <w:pStyle w:val="Content"/>
      </w:pPr>
      <w:r>
        <w:t>#This gives us the frequency of MVP data in the balanced data set.</w:t>
      </w:r>
    </w:p>
    <w:p w14:paraId="2E18C21B" w14:textId="77777777" w:rsidR="001460FC" w:rsidRPr="00194C46" w:rsidDel="00194C46" w:rsidRDefault="001460FC" w:rsidP="001460FC">
      <w:pPr>
        <w:pStyle w:val="Content"/>
        <w:rPr>
          <w:del w:id="1289" w:author="Qi Cheng" w:date="2020-04-19T20:49:00Z"/>
          <w:b/>
          <w:bCs/>
          <w:rPrChange w:id="1290" w:author="Qi Cheng" w:date="2020-04-19T20:48:00Z">
            <w:rPr>
              <w:del w:id="1291" w:author="Qi Cheng" w:date="2020-04-19T20:49:00Z"/>
            </w:rPr>
          </w:rPrChange>
        </w:rPr>
      </w:pPr>
      <w:proofErr w:type="spellStart"/>
      <w:r w:rsidRPr="00DB4391">
        <w:rPr>
          <w:b/>
          <w:bCs/>
        </w:rPr>
        <w:t>as.</w:t>
      </w:r>
      <w:proofErr w:type="gramStart"/>
      <w:r w:rsidRPr="00DB4391">
        <w:rPr>
          <w:b/>
          <w:bCs/>
        </w:rPr>
        <w:t>data.frame</w:t>
      </w:r>
      <w:proofErr w:type="spellEnd"/>
      <w:proofErr w:type="gramEnd"/>
      <w:r w:rsidRPr="00DB4391">
        <w:rPr>
          <w:b/>
          <w:bCs/>
        </w:rPr>
        <w:t>(table(</w:t>
      </w:r>
      <w:proofErr w:type="spellStart"/>
      <w:r w:rsidRPr="00DB4391">
        <w:rPr>
          <w:b/>
          <w:bCs/>
        </w:rPr>
        <w:t>balanced.data$MVP</w:t>
      </w:r>
      <w:proofErr w:type="spellEnd"/>
      <w:r w:rsidRPr="00DB4391">
        <w:rPr>
          <w:b/>
          <w:bCs/>
        </w:rPr>
        <w:t>))</w:t>
      </w:r>
    </w:p>
    <w:p w14:paraId="06DB4CD8" w14:textId="77777777" w:rsidR="001460FC" w:rsidDel="00194C46" w:rsidRDefault="001460FC" w:rsidP="001460FC">
      <w:pPr>
        <w:pStyle w:val="Content"/>
        <w:rPr>
          <w:del w:id="1292" w:author="Qi Cheng" w:date="2020-04-19T20:49:00Z"/>
        </w:rPr>
      </w:pPr>
    </w:p>
    <w:p w14:paraId="261FB570" w14:textId="77777777" w:rsidR="001460FC" w:rsidRDefault="001460FC" w:rsidP="001460FC">
      <w:pPr>
        <w:pStyle w:val="Content"/>
      </w:pPr>
    </w:p>
    <w:p w14:paraId="24F95FD2" w14:textId="77777777" w:rsidR="00194C46" w:rsidRDefault="00194C46" w:rsidP="00194C46">
      <w:pPr>
        <w:pStyle w:val="Content"/>
        <w:rPr>
          <w:ins w:id="1293" w:author="Qi Cheng" w:date="2020-04-19T20:49:00Z"/>
        </w:rPr>
      </w:pPr>
      <w:ins w:id="1294" w:author="Qi Cheng" w:date="2020-04-19T20:49:00Z">
        <w:r>
          <w:lastRenderedPageBreak/>
          <w:t>##########################################################</w:t>
        </w:r>
      </w:ins>
    </w:p>
    <w:p w14:paraId="298061A8" w14:textId="16DFDBA1" w:rsidR="001460FC" w:rsidDel="00194C46" w:rsidRDefault="001460FC" w:rsidP="001460FC">
      <w:pPr>
        <w:pStyle w:val="Content"/>
        <w:rPr>
          <w:del w:id="1295" w:author="Qi Cheng" w:date="2020-04-19T20:49:00Z"/>
        </w:rPr>
      </w:pPr>
      <w:del w:id="1296" w:author="Qi Cheng" w:date="2020-04-19T20:49:00Z">
        <w:r w:rsidDel="00194C46">
          <w:delText>#________________________________________________________________________________________________</w:delText>
        </w:r>
      </w:del>
    </w:p>
    <w:p w14:paraId="3D2F26F3" w14:textId="77777777" w:rsidR="001460FC" w:rsidRDefault="001460FC" w:rsidP="001460FC">
      <w:pPr>
        <w:pStyle w:val="Content"/>
      </w:pPr>
      <w:r>
        <w:t xml:space="preserve">#model Generation </w:t>
      </w:r>
    </w:p>
    <w:p w14:paraId="54F6059A" w14:textId="77777777" w:rsidR="001460FC" w:rsidRDefault="001460FC" w:rsidP="001460FC">
      <w:pPr>
        <w:pStyle w:val="Content"/>
      </w:pPr>
      <w:r>
        <w:t xml:space="preserve">#now using random forest to implement model (we use </w:t>
      </w:r>
      <w:proofErr w:type="spellStart"/>
      <w:r>
        <w:t>comparision</w:t>
      </w:r>
      <w:proofErr w:type="spellEnd"/>
      <w:r>
        <w:t xml:space="preserve"> techniques to find the best model)</w:t>
      </w:r>
    </w:p>
    <w:p w14:paraId="7D41D02A" w14:textId="77777777" w:rsidR="001460FC" w:rsidRDefault="001460FC" w:rsidP="001460FC">
      <w:pPr>
        <w:pStyle w:val="Content"/>
      </w:pPr>
    </w:p>
    <w:p w14:paraId="60DBD8B0" w14:textId="77777777" w:rsidR="001460FC" w:rsidRPr="00194C46" w:rsidRDefault="001460FC" w:rsidP="001460FC">
      <w:pPr>
        <w:pStyle w:val="Content"/>
        <w:rPr>
          <w:b/>
          <w:bCs/>
          <w:rPrChange w:id="1297" w:author="Qi Cheng" w:date="2020-04-19T20:49:00Z">
            <w:rPr/>
          </w:rPrChange>
        </w:rPr>
      </w:pPr>
      <w:r w:rsidRPr="00194C46">
        <w:rPr>
          <w:b/>
          <w:bCs/>
          <w:rPrChange w:id="1298" w:author="Qi Cheng" w:date="2020-04-19T20:49:00Z">
            <w:rPr/>
          </w:rPrChange>
        </w:rPr>
        <w:t xml:space="preserve">rf = </w:t>
      </w:r>
      <w:proofErr w:type="spellStart"/>
      <w:proofErr w:type="gramStart"/>
      <w:r w:rsidRPr="00194C46">
        <w:rPr>
          <w:b/>
          <w:bCs/>
          <w:rPrChange w:id="1299" w:author="Qi Cheng" w:date="2020-04-19T20:49:00Z">
            <w:rPr/>
          </w:rPrChange>
        </w:rPr>
        <w:t>randomForest</w:t>
      </w:r>
      <w:proofErr w:type="spellEnd"/>
      <w:r w:rsidRPr="00194C46">
        <w:rPr>
          <w:b/>
          <w:bCs/>
          <w:rPrChange w:id="1300" w:author="Qi Cheng" w:date="2020-04-19T20:49:00Z">
            <w:rPr/>
          </w:rPrChange>
        </w:rPr>
        <w:t>(</w:t>
      </w:r>
      <w:proofErr w:type="gramEnd"/>
      <w:r w:rsidRPr="00194C46">
        <w:rPr>
          <w:b/>
          <w:bCs/>
          <w:rPrChange w:id="1301" w:author="Qi Cheng" w:date="2020-04-19T20:49:00Z">
            <w:rPr/>
          </w:rPrChange>
        </w:rPr>
        <w:t xml:space="preserve">MVP~.,  </w:t>
      </w:r>
    </w:p>
    <w:p w14:paraId="6D14B479" w14:textId="77777777" w:rsidR="001460FC" w:rsidRPr="00194C46" w:rsidRDefault="001460FC" w:rsidP="001460FC">
      <w:pPr>
        <w:pStyle w:val="Content"/>
        <w:rPr>
          <w:b/>
          <w:bCs/>
          <w:rPrChange w:id="1302" w:author="Qi Cheng" w:date="2020-04-19T20:49:00Z">
            <w:rPr/>
          </w:rPrChange>
        </w:rPr>
      </w:pPr>
      <w:r w:rsidRPr="00194C46">
        <w:rPr>
          <w:b/>
          <w:bCs/>
          <w:rPrChange w:id="1303" w:author="Qi Cheng" w:date="2020-04-19T20:49:00Z">
            <w:rPr/>
          </w:rPrChange>
        </w:rPr>
        <w:t xml:space="preserve">                  </w:t>
      </w:r>
      <w:proofErr w:type="spellStart"/>
      <w:r w:rsidRPr="00194C46">
        <w:rPr>
          <w:b/>
          <w:bCs/>
          <w:rPrChange w:id="1304" w:author="Qi Cheng" w:date="2020-04-19T20:49:00Z">
            <w:rPr/>
          </w:rPrChange>
        </w:rPr>
        <w:t>ntree</w:t>
      </w:r>
      <w:proofErr w:type="spellEnd"/>
      <w:r w:rsidRPr="00194C46">
        <w:rPr>
          <w:b/>
          <w:bCs/>
          <w:rPrChange w:id="1305" w:author="Qi Cheng" w:date="2020-04-19T20:49:00Z">
            <w:rPr/>
          </w:rPrChange>
        </w:rPr>
        <w:t xml:space="preserve"> = 100,</w:t>
      </w:r>
    </w:p>
    <w:p w14:paraId="4E5C6C4F" w14:textId="77777777" w:rsidR="001460FC" w:rsidRPr="00194C46" w:rsidRDefault="001460FC" w:rsidP="001460FC">
      <w:pPr>
        <w:pStyle w:val="Content"/>
        <w:rPr>
          <w:b/>
          <w:bCs/>
          <w:rPrChange w:id="1306" w:author="Qi Cheng" w:date="2020-04-19T20:49:00Z">
            <w:rPr/>
          </w:rPrChange>
        </w:rPr>
      </w:pPr>
      <w:r w:rsidRPr="00194C46">
        <w:rPr>
          <w:b/>
          <w:bCs/>
          <w:rPrChange w:id="1307" w:author="Qi Cheng" w:date="2020-04-19T20:49:00Z">
            <w:rPr/>
          </w:rPrChange>
        </w:rPr>
        <w:t xml:space="preserve">                  data = </w:t>
      </w:r>
      <w:proofErr w:type="spellStart"/>
      <w:r w:rsidRPr="00194C46">
        <w:rPr>
          <w:b/>
          <w:bCs/>
          <w:rPrChange w:id="1308" w:author="Qi Cheng" w:date="2020-04-19T20:49:00Z">
            <w:rPr/>
          </w:rPrChange>
        </w:rPr>
        <w:t>balanced.data</w:t>
      </w:r>
      <w:proofErr w:type="spellEnd"/>
      <w:r w:rsidRPr="00194C46">
        <w:rPr>
          <w:b/>
          <w:bCs/>
          <w:rPrChange w:id="1309" w:author="Qi Cheng" w:date="2020-04-19T20:49:00Z">
            <w:rPr/>
          </w:rPrChange>
        </w:rPr>
        <w:t>)</w:t>
      </w:r>
    </w:p>
    <w:p w14:paraId="4AB3F155" w14:textId="77777777" w:rsidR="001460FC" w:rsidRDefault="001460FC" w:rsidP="001460FC">
      <w:pPr>
        <w:pStyle w:val="Content"/>
      </w:pPr>
    </w:p>
    <w:p w14:paraId="743E3386" w14:textId="77777777" w:rsidR="001460FC" w:rsidRDefault="001460FC" w:rsidP="001460FC">
      <w:pPr>
        <w:pStyle w:val="Content"/>
      </w:pPr>
      <w:r>
        <w:t>#####</w:t>
      </w:r>
    </w:p>
    <w:p w14:paraId="114BA03B" w14:textId="77777777" w:rsidR="001460FC" w:rsidRDefault="001460FC" w:rsidP="001460FC">
      <w:pPr>
        <w:pStyle w:val="Content"/>
      </w:pPr>
      <w:r>
        <w:t>#to plot the importance of each variable use</w:t>
      </w:r>
    </w:p>
    <w:p w14:paraId="1D4EB75A" w14:textId="77777777" w:rsidR="001460FC" w:rsidRPr="00194C46" w:rsidRDefault="001460FC" w:rsidP="001460FC">
      <w:pPr>
        <w:pStyle w:val="Content"/>
        <w:rPr>
          <w:b/>
          <w:bCs/>
          <w:rPrChange w:id="1310" w:author="Qi Cheng" w:date="2020-04-19T20:49:00Z">
            <w:rPr/>
          </w:rPrChange>
        </w:rPr>
      </w:pPr>
      <w:r w:rsidRPr="00194C46">
        <w:rPr>
          <w:b/>
          <w:bCs/>
          <w:rPrChange w:id="1311" w:author="Qi Cheng" w:date="2020-04-19T20:49:00Z">
            <w:rPr/>
          </w:rPrChange>
        </w:rPr>
        <w:t xml:space="preserve">plot(rf) </w:t>
      </w:r>
    </w:p>
    <w:p w14:paraId="6FDCA8D8" w14:textId="77777777" w:rsidR="001460FC" w:rsidRDefault="001460FC" w:rsidP="001460FC">
      <w:pPr>
        <w:pStyle w:val="Content"/>
      </w:pPr>
    </w:p>
    <w:p w14:paraId="7F466CA9" w14:textId="77777777" w:rsidR="001460FC" w:rsidRDefault="001460FC" w:rsidP="001460FC">
      <w:pPr>
        <w:pStyle w:val="Content"/>
      </w:pPr>
      <w:r>
        <w:t>#to check the importance of each attribute</w:t>
      </w:r>
    </w:p>
    <w:p w14:paraId="4BC39BE2" w14:textId="77777777" w:rsidR="001460FC" w:rsidRPr="00194C46" w:rsidRDefault="001460FC" w:rsidP="001460FC">
      <w:pPr>
        <w:pStyle w:val="Content"/>
        <w:rPr>
          <w:b/>
          <w:bCs/>
          <w:rPrChange w:id="1312" w:author="Qi Cheng" w:date="2020-04-19T20:49:00Z">
            <w:rPr/>
          </w:rPrChange>
        </w:rPr>
      </w:pPr>
      <w:proofErr w:type="spellStart"/>
      <w:r w:rsidRPr="00194C46">
        <w:rPr>
          <w:b/>
          <w:bCs/>
          <w:rPrChange w:id="1313" w:author="Qi Cheng" w:date="2020-04-19T20:49:00Z">
            <w:rPr/>
          </w:rPrChange>
        </w:rPr>
        <w:t>varImp</w:t>
      </w:r>
      <w:proofErr w:type="spellEnd"/>
      <w:r w:rsidRPr="00194C46">
        <w:rPr>
          <w:b/>
          <w:bCs/>
          <w:rPrChange w:id="1314" w:author="Qi Cheng" w:date="2020-04-19T20:49:00Z">
            <w:rPr/>
          </w:rPrChange>
        </w:rPr>
        <w:t>(rf)</w:t>
      </w:r>
    </w:p>
    <w:p w14:paraId="2A401D1F" w14:textId="77777777" w:rsidR="001460FC" w:rsidRDefault="001460FC" w:rsidP="001460FC">
      <w:pPr>
        <w:pStyle w:val="Content"/>
      </w:pPr>
    </w:p>
    <w:p w14:paraId="78A9F6F0" w14:textId="77777777" w:rsidR="001460FC" w:rsidRDefault="001460FC" w:rsidP="001460FC">
      <w:pPr>
        <w:pStyle w:val="Content"/>
      </w:pPr>
      <w:r>
        <w:t>#plot the importance</w:t>
      </w:r>
    </w:p>
    <w:p w14:paraId="2B735CBC" w14:textId="77777777" w:rsidR="001460FC" w:rsidRPr="00194C46" w:rsidRDefault="001460FC" w:rsidP="001460FC">
      <w:pPr>
        <w:pStyle w:val="Content"/>
        <w:rPr>
          <w:b/>
          <w:bCs/>
          <w:rPrChange w:id="1315" w:author="Qi Cheng" w:date="2020-04-19T20:49:00Z">
            <w:rPr/>
          </w:rPrChange>
        </w:rPr>
      </w:pPr>
      <w:proofErr w:type="spellStart"/>
      <w:proofErr w:type="gramStart"/>
      <w:r w:rsidRPr="00194C46">
        <w:rPr>
          <w:b/>
          <w:bCs/>
          <w:rPrChange w:id="1316" w:author="Qi Cheng" w:date="2020-04-19T20:49:00Z">
            <w:rPr/>
          </w:rPrChange>
        </w:rPr>
        <w:t>varImpPlot</w:t>
      </w:r>
      <w:proofErr w:type="spellEnd"/>
      <w:r w:rsidRPr="00194C46">
        <w:rPr>
          <w:b/>
          <w:bCs/>
          <w:rPrChange w:id="1317" w:author="Qi Cheng" w:date="2020-04-19T20:49:00Z">
            <w:rPr/>
          </w:rPrChange>
        </w:rPr>
        <w:t>(</w:t>
      </w:r>
      <w:proofErr w:type="gramEnd"/>
      <w:r w:rsidRPr="00194C46">
        <w:rPr>
          <w:b/>
          <w:bCs/>
          <w:rPrChange w:id="1318" w:author="Qi Cheng" w:date="2020-04-19T20:49:00Z">
            <w:rPr/>
          </w:rPrChange>
        </w:rPr>
        <w:t xml:space="preserve">rf,  </w:t>
      </w:r>
    </w:p>
    <w:p w14:paraId="03B96268" w14:textId="77777777" w:rsidR="001460FC" w:rsidRPr="00194C46" w:rsidRDefault="001460FC" w:rsidP="001460FC">
      <w:pPr>
        <w:pStyle w:val="Content"/>
        <w:rPr>
          <w:b/>
          <w:bCs/>
          <w:rPrChange w:id="1319" w:author="Qi Cheng" w:date="2020-04-19T20:49:00Z">
            <w:rPr/>
          </w:rPrChange>
        </w:rPr>
      </w:pPr>
      <w:r w:rsidRPr="00194C46">
        <w:rPr>
          <w:b/>
          <w:bCs/>
          <w:rPrChange w:id="1320" w:author="Qi Cheng" w:date="2020-04-19T20:49:00Z">
            <w:rPr/>
          </w:rPrChange>
        </w:rPr>
        <w:t xml:space="preserve">           sort = T,</w:t>
      </w:r>
    </w:p>
    <w:p w14:paraId="7A00D58B" w14:textId="77777777" w:rsidR="001460FC" w:rsidRPr="00194C46" w:rsidRDefault="001460FC" w:rsidP="001460FC">
      <w:pPr>
        <w:pStyle w:val="Content"/>
        <w:rPr>
          <w:b/>
          <w:bCs/>
          <w:rPrChange w:id="1321" w:author="Qi Cheng" w:date="2020-04-19T20:49:00Z">
            <w:rPr/>
          </w:rPrChange>
        </w:rPr>
      </w:pPr>
      <w:r w:rsidRPr="00194C46">
        <w:rPr>
          <w:b/>
          <w:bCs/>
          <w:rPrChange w:id="1322" w:author="Qi Cheng" w:date="2020-04-19T20:49:00Z">
            <w:rPr/>
          </w:rPrChange>
        </w:rPr>
        <w:t xml:space="preserve">           </w:t>
      </w:r>
      <w:proofErr w:type="spellStart"/>
      <w:r w:rsidRPr="00194C46">
        <w:rPr>
          <w:b/>
          <w:bCs/>
          <w:rPrChange w:id="1323" w:author="Qi Cheng" w:date="2020-04-19T20:49:00Z">
            <w:rPr/>
          </w:rPrChange>
        </w:rPr>
        <w:t>n.var</w:t>
      </w:r>
      <w:proofErr w:type="spellEnd"/>
      <w:r w:rsidRPr="00194C46">
        <w:rPr>
          <w:b/>
          <w:bCs/>
          <w:rPrChange w:id="1324" w:author="Qi Cheng" w:date="2020-04-19T20:49:00Z">
            <w:rPr/>
          </w:rPrChange>
        </w:rPr>
        <w:t>=10,</w:t>
      </w:r>
    </w:p>
    <w:p w14:paraId="0D0D2452" w14:textId="77777777" w:rsidR="001460FC" w:rsidRPr="00194C46" w:rsidRDefault="001460FC" w:rsidP="001460FC">
      <w:pPr>
        <w:pStyle w:val="Content"/>
        <w:rPr>
          <w:b/>
          <w:bCs/>
          <w:rPrChange w:id="1325" w:author="Qi Cheng" w:date="2020-04-19T20:49:00Z">
            <w:rPr/>
          </w:rPrChange>
        </w:rPr>
      </w:pPr>
      <w:r w:rsidRPr="00194C46">
        <w:rPr>
          <w:b/>
          <w:bCs/>
          <w:rPrChange w:id="1326" w:author="Qi Cheng" w:date="2020-04-19T20:49:00Z">
            <w:rPr/>
          </w:rPrChange>
        </w:rPr>
        <w:t xml:space="preserve">           main="Important </w:t>
      </w:r>
      <w:proofErr w:type="gramStart"/>
      <w:r w:rsidRPr="00194C46">
        <w:rPr>
          <w:b/>
          <w:bCs/>
          <w:rPrChange w:id="1327" w:author="Qi Cheng" w:date="2020-04-19T20:49:00Z">
            <w:rPr/>
          </w:rPrChange>
        </w:rPr>
        <w:t>Variables  By</w:t>
      </w:r>
      <w:proofErr w:type="gramEnd"/>
      <w:r w:rsidRPr="00194C46">
        <w:rPr>
          <w:b/>
          <w:bCs/>
          <w:rPrChange w:id="1328" w:author="Qi Cheng" w:date="2020-04-19T20:49:00Z">
            <w:rPr/>
          </w:rPrChange>
        </w:rPr>
        <w:t xml:space="preserve"> Order")</w:t>
      </w:r>
    </w:p>
    <w:p w14:paraId="4C3703C7" w14:textId="77777777" w:rsidR="001460FC" w:rsidRDefault="001460FC" w:rsidP="001460FC">
      <w:pPr>
        <w:pStyle w:val="Content"/>
      </w:pPr>
    </w:p>
    <w:p w14:paraId="7598C6A7" w14:textId="77777777" w:rsidR="001460FC" w:rsidRDefault="001460FC" w:rsidP="001460FC">
      <w:pPr>
        <w:pStyle w:val="Content"/>
      </w:pPr>
      <w:r>
        <w:t>##############################################</w:t>
      </w:r>
    </w:p>
    <w:p w14:paraId="0109DAF3" w14:textId="77777777" w:rsidR="001460FC" w:rsidRDefault="001460FC" w:rsidP="001460FC">
      <w:pPr>
        <w:pStyle w:val="Content"/>
      </w:pPr>
    </w:p>
    <w:p w14:paraId="72214D81" w14:textId="77777777" w:rsidR="001460FC" w:rsidRDefault="001460FC" w:rsidP="001460FC">
      <w:pPr>
        <w:pStyle w:val="Content"/>
      </w:pPr>
      <w:r>
        <w:t>#now using the rf model to predict</w:t>
      </w:r>
    </w:p>
    <w:p w14:paraId="02A734AC" w14:textId="77777777" w:rsidR="001460FC" w:rsidRPr="00194C46" w:rsidRDefault="001460FC" w:rsidP="001460FC">
      <w:pPr>
        <w:pStyle w:val="Content"/>
        <w:rPr>
          <w:b/>
          <w:bCs/>
          <w:rPrChange w:id="1329" w:author="Qi Cheng" w:date="2020-04-19T20:49:00Z">
            <w:rPr/>
          </w:rPrChange>
        </w:rPr>
      </w:pPr>
      <w:proofErr w:type="spellStart"/>
      <w:proofErr w:type="gramStart"/>
      <w:r w:rsidRPr="00194C46">
        <w:rPr>
          <w:b/>
          <w:bCs/>
          <w:rPrChange w:id="1330" w:author="Qi Cheng" w:date="2020-04-19T20:49:00Z">
            <w:rPr/>
          </w:rPrChange>
        </w:rPr>
        <w:t>predicted.response</w:t>
      </w:r>
      <w:proofErr w:type="spellEnd"/>
      <w:proofErr w:type="gramEnd"/>
      <w:r w:rsidRPr="00194C46">
        <w:rPr>
          <w:b/>
          <w:bCs/>
          <w:rPrChange w:id="1331" w:author="Qi Cheng" w:date="2020-04-19T20:49:00Z">
            <w:rPr/>
          </w:rPrChange>
        </w:rPr>
        <w:t xml:space="preserve"> &lt;- predict(rf, </w:t>
      </w:r>
      <w:proofErr w:type="spellStart"/>
      <w:r w:rsidRPr="00194C46">
        <w:rPr>
          <w:b/>
          <w:bCs/>
          <w:rPrChange w:id="1332" w:author="Qi Cheng" w:date="2020-04-19T20:49:00Z">
            <w:rPr/>
          </w:rPrChange>
        </w:rPr>
        <w:t>TestMVP_Data</w:t>
      </w:r>
      <w:proofErr w:type="spellEnd"/>
      <w:r w:rsidRPr="00194C46">
        <w:rPr>
          <w:b/>
          <w:bCs/>
          <w:rPrChange w:id="1333" w:author="Qi Cheng" w:date="2020-04-19T20:49:00Z">
            <w:rPr/>
          </w:rPrChange>
        </w:rPr>
        <w:t>)</w:t>
      </w:r>
    </w:p>
    <w:p w14:paraId="639C4B3A" w14:textId="77777777" w:rsidR="001460FC" w:rsidRDefault="001460FC" w:rsidP="001460FC">
      <w:pPr>
        <w:pStyle w:val="Content"/>
      </w:pPr>
    </w:p>
    <w:p w14:paraId="7DFED85F" w14:textId="77777777" w:rsidR="001460FC" w:rsidRDefault="001460FC" w:rsidP="001460FC">
      <w:pPr>
        <w:pStyle w:val="Content"/>
      </w:pPr>
      <w:r>
        <w:t>#use this to compare models.</w:t>
      </w:r>
    </w:p>
    <w:p w14:paraId="34BF9F5C" w14:textId="77777777" w:rsidR="001460FC" w:rsidRPr="00194C46" w:rsidRDefault="001460FC" w:rsidP="001460FC">
      <w:pPr>
        <w:pStyle w:val="Content"/>
        <w:rPr>
          <w:b/>
          <w:bCs/>
          <w:rPrChange w:id="1334" w:author="Qi Cheng" w:date="2020-04-19T20:49:00Z">
            <w:rPr/>
          </w:rPrChange>
        </w:rPr>
      </w:pPr>
      <w:proofErr w:type="spellStart"/>
      <w:proofErr w:type="gramStart"/>
      <w:r w:rsidRPr="00194C46">
        <w:rPr>
          <w:b/>
          <w:bCs/>
          <w:rPrChange w:id="1335" w:author="Qi Cheng" w:date="2020-04-19T20:49:00Z">
            <w:rPr/>
          </w:rPrChange>
        </w:rPr>
        <w:t>confusionMatrix</w:t>
      </w:r>
      <w:proofErr w:type="spellEnd"/>
      <w:r w:rsidRPr="00194C46">
        <w:rPr>
          <w:b/>
          <w:bCs/>
          <w:rPrChange w:id="1336" w:author="Qi Cheng" w:date="2020-04-19T20:49:00Z">
            <w:rPr/>
          </w:rPrChange>
        </w:rPr>
        <w:t>(</w:t>
      </w:r>
      <w:proofErr w:type="gramEnd"/>
      <w:r w:rsidRPr="00194C46">
        <w:rPr>
          <w:b/>
          <w:bCs/>
          <w:rPrChange w:id="1337" w:author="Qi Cheng" w:date="2020-04-19T20:49:00Z">
            <w:rPr/>
          </w:rPrChange>
        </w:rPr>
        <w:t>data=</w:t>
      </w:r>
      <w:proofErr w:type="spellStart"/>
      <w:r w:rsidRPr="00194C46">
        <w:rPr>
          <w:b/>
          <w:bCs/>
          <w:rPrChange w:id="1338" w:author="Qi Cheng" w:date="2020-04-19T20:49:00Z">
            <w:rPr/>
          </w:rPrChange>
        </w:rPr>
        <w:t>predicted.response</w:t>
      </w:r>
      <w:proofErr w:type="spellEnd"/>
      <w:r w:rsidRPr="00194C46">
        <w:rPr>
          <w:b/>
          <w:bCs/>
          <w:rPrChange w:id="1339" w:author="Qi Cheng" w:date="2020-04-19T20:49:00Z">
            <w:rPr/>
          </w:rPrChange>
        </w:rPr>
        <w:t xml:space="preserve">,  </w:t>
      </w:r>
    </w:p>
    <w:p w14:paraId="36516729" w14:textId="77777777" w:rsidR="001460FC" w:rsidRPr="00194C46" w:rsidRDefault="001460FC" w:rsidP="001460FC">
      <w:pPr>
        <w:pStyle w:val="Content"/>
        <w:rPr>
          <w:b/>
          <w:bCs/>
          <w:rPrChange w:id="1340" w:author="Qi Cheng" w:date="2020-04-19T20:49:00Z">
            <w:rPr/>
          </w:rPrChange>
        </w:rPr>
      </w:pPr>
      <w:r w:rsidRPr="00194C46">
        <w:rPr>
          <w:b/>
          <w:bCs/>
          <w:rPrChange w:id="1341" w:author="Qi Cheng" w:date="2020-04-19T20:49:00Z">
            <w:rPr/>
          </w:rPrChange>
        </w:rPr>
        <w:t xml:space="preserve">                reference=</w:t>
      </w:r>
      <w:proofErr w:type="spellStart"/>
      <w:r w:rsidRPr="00194C46">
        <w:rPr>
          <w:b/>
          <w:bCs/>
          <w:rPrChange w:id="1342" w:author="Qi Cheng" w:date="2020-04-19T20:49:00Z">
            <w:rPr/>
          </w:rPrChange>
        </w:rPr>
        <w:t>TestMVP_Data$MVP</w:t>
      </w:r>
      <w:proofErr w:type="spellEnd"/>
      <w:r w:rsidRPr="00194C46">
        <w:rPr>
          <w:b/>
          <w:bCs/>
          <w:rPrChange w:id="1343" w:author="Qi Cheng" w:date="2020-04-19T20:49:00Z">
            <w:rPr/>
          </w:rPrChange>
        </w:rPr>
        <w:t>)</w:t>
      </w:r>
    </w:p>
    <w:p w14:paraId="6BEF6875" w14:textId="77777777" w:rsidR="001460FC" w:rsidRDefault="001460FC" w:rsidP="001460FC">
      <w:pPr>
        <w:pStyle w:val="Content"/>
      </w:pPr>
    </w:p>
    <w:p w14:paraId="5A87452A" w14:textId="77777777" w:rsidR="001460FC" w:rsidRDefault="001460FC" w:rsidP="001460FC">
      <w:pPr>
        <w:pStyle w:val="Content"/>
      </w:pPr>
      <w:r>
        <w:t>######prediction on Training data to check confusion matrix.</w:t>
      </w:r>
    </w:p>
    <w:p w14:paraId="1275556C" w14:textId="77777777" w:rsidR="001460FC" w:rsidRDefault="001460FC" w:rsidP="001460FC">
      <w:pPr>
        <w:pStyle w:val="Content"/>
      </w:pPr>
    </w:p>
    <w:p w14:paraId="3A5AB8B2" w14:textId="77777777" w:rsidR="001460FC" w:rsidRPr="00194C46" w:rsidRDefault="001460FC" w:rsidP="001460FC">
      <w:pPr>
        <w:pStyle w:val="Content"/>
        <w:rPr>
          <w:b/>
          <w:bCs/>
          <w:rPrChange w:id="1344" w:author="Qi Cheng" w:date="2020-04-19T20:49:00Z">
            <w:rPr/>
          </w:rPrChange>
        </w:rPr>
      </w:pPr>
      <w:proofErr w:type="spellStart"/>
      <w:proofErr w:type="gramStart"/>
      <w:r w:rsidRPr="00194C46">
        <w:rPr>
          <w:b/>
          <w:bCs/>
          <w:rPrChange w:id="1345" w:author="Qi Cheng" w:date="2020-04-19T20:49:00Z">
            <w:rPr/>
          </w:rPrChange>
        </w:rPr>
        <w:lastRenderedPageBreak/>
        <w:t>pred.resp</w:t>
      </w:r>
      <w:proofErr w:type="spellEnd"/>
      <w:proofErr w:type="gramEnd"/>
      <w:r w:rsidRPr="00194C46">
        <w:rPr>
          <w:b/>
          <w:bCs/>
          <w:rPrChange w:id="1346" w:author="Qi Cheng" w:date="2020-04-19T20:49:00Z">
            <w:rPr/>
          </w:rPrChange>
        </w:rPr>
        <w:t>&lt;-predict(</w:t>
      </w:r>
      <w:proofErr w:type="spellStart"/>
      <w:r w:rsidRPr="00194C46">
        <w:rPr>
          <w:b/>
          <w:bCs/>
          <w:rPrChange w:id="1347" w:author="Qi Cheng" w:date="2020-04-19T20:49:00Z">
            <w:rPr/>
          </w:rPrChange>
        </w:rPr>
        <w:t>rf,TrainMVP_Data</w:t>
      </w:r>
      <w:proofErr w:type="spellEnd"/>
      <w:r w:rsidRPr="00194C46">
        <w:rPr>
          <w:b/>
          <w:bCs/>
          <w:rPrChange w:id="1348" w:author="Qi Cheng" w:date="2020-04-19T20:49:00Z">
            <w:rPr/>
          </w:rPrChange>
        </w:rPr>
        <w:t>)</w:t>
      </w:r>
    </w:p>
    <w:p w14:paraId="456C61CD" w14:textId="77777777" w:rsidR="001460FC" w:rsidRPr="00194C46" w:rsidRDefault="001460FC" w:rsidP="001460FC">
      <w:pPr>
        <w:pStyle w:val="Content"/>
        <w:rPr>
          <w:b/>
          <w:bCs/>
          <w:rPrChange w:id="1349" w:author="Qi Cheng" w:date="2020-04-19T20:49:00Z">
            <w:rPr/>
          </w:rPrChange>
        </w:rPr>
      </w:pPr>
      <w:proofErr w:type="spellStart"/>
      <w:proofErr w:type="gramStart"/>
      <w:r w:rsidRPr="00194C46">
        <w:rPr>
          <w:b/>
          <w:bCs/>
          <w:rPrChange w:id="1350" w:author="Qi Cheng" w:date="2020-04-19T20:49:00Z">
            <w:rPr/>
          </w:rPrChange>
        </w:rPr>
        <w:t>confusionMatrix</w:t>
      </w:r>
      <w:proofErr w:type="spellEnd"/>
      <w:r w:rsidRPr="00194C46">
        <w:rPr>
          <w:b/>
          <w:bCs/>
          <w:rPrChange w:id="1351" w:author="Qi Cheng" w:date="2020-04-19T20:49:00Z">
            <w:rPr/>
          </w:rPrChange>
        </w:rPr>
        <w:t>(</w:t>
      </w:r>
      <w:proofErr w:type="gramEnd"/>
      <w:r w:rsidRPr="00194C46">
        <w:rPr>
          <w:b/>
          <w:bCs/>
          <w:rPrChange w:id="1352" w:author="Qi Cheng" w:date="2020-04-19T20:49:00Z">
            <w:rPr/>
          </w:rPrChange>
        </w:rPr>
        <w:t xml:space="preserve">data = </w:t>
      </w:r>
      <w:proofErr w:type="spellStart"/>
      <w:r w:rsidRPr="00194C46">
        <w:rPr>
          <w:b/>
          <w:bCs/>
          <w:rPrChange w:id="1353" w:author="Qi Cheng" w:date="2020-04-19T20:49:00Z">
            <w:rPr/>
          </w:rPrChange>
        </w:rPr>
        <w:t>pred.resp,reference</w:t>
      </w:r>
      <w:proofErr w:type="spellEnd"/>
      <w:r w:rsidRPr="00194C46">
        <w:rPr>
          <w:b/>
          <w:bCs/>
          <w:rPrChange w:id="1354" w:author="Qi Cheng" w:date="2020-04-19T20:49:00Z">
            <w:rPr/>
          </w:rPrChange>
        </w:rPr>
        <w:t xml:space="preserve"> = </w:t>
      </w:r>
      <w:proofErr w:type="spellStart"/>
      <w:r w:rsidRPr="00194C46">
        <w:rPr>
          <w:b/>
          <w:bCs/>
          <w:rPrChange w:id="1355" w:author="Qi Cheng" w:date="2020-04-19T20:49:00Z">
            <w:rPr/>
          </w:rPrChange>
        </w:rPr>
        <w:t>TrainMVP_Data$MVP</w:t>
      </w:r>
      <w:proofErr w:type="spellEnd"/>
      <w:r w:rsidRPr="00194C46">
        <w:rPr>
          <w:b/>
          <w:bCs/>
          <w:rPrChange w:id="1356" w:author="Qi Cheng" w:date="2020-04-19T20:49:00Z">
            <w:rPr/>
          </w:rPrChange>
        </w:rPr>
        <w:t>)</w:t>
      </w:r>
    </w:p>
    <w:p w14:paraId="69F0C6D8" w14:textId="77777777" w:rsidR="001460FC" w:rsidRDefault="001460FC" w:rsidP="001460FC">
      <w:pPr>
        <w:pStyle w:val="Content"/>
      </w:pPr>
    </w:p>
    <w:p w14:paraId="55093059" w14:textId="77777777" w:rsidR="001460FC" w:rsidRDefault="001460FC" w:rsidP="001460FC">
      <w:pPr>
        <w:pStyle w:val="Content"/>
      </w:pPr>
      <w:r>
        <w:t>#################################</w:t>
      </w:r>
    </w:p>
    <w:p w14:paraId="5C90A50A" w14:textId="77777777" w:rsidR="001460FC" w:rsidRDefault="001460FC" w:rsidP="001460FC">
      <w:pPr>
        <w:pStyle w:val="Content"/>
      </w:pPr>
    </w:p>
    <w:p w14:paraId="34186140" w14:textId="77777777" w:rsidR="001460FC" w:rsidRDefault="001460FC" w:rsidP="001460FC">
      <w:pPr>
        <w:pStyle w:val="Content"/>
      </w:pPr>
    </w:p>
    <w:p w14:paraId="2657AE51" w14:textId="0B35D29A" w:rsidR="001460FC" w:rsidRDefault="001460FC" w:rsidP="001460FC">
      <w:pPr>
        <w:pStyle w:val="Content"/>
      </w:pPr>
      <w:r>
        <w:t>#</w:t>
      </w:r>
      <w:ins w:id="1357" w:author="Qi Cheng" w:date="2020-04-19T20:49:00Z">
        <w:r w:rsidR="00194C46">
          <w:t xml:space="preserve"> The </w:t>
        </w:r>
      </w:ins>
      <w:del w:id="1358" w:author="Qi Cheng" w:date="2020-04-19T20:49:00Z">
        <w:r w:rsidDel="00194C46">
          <w:delText xml:space="preserve">Last </w:delText>
        </w:r>
      </w:del>
      <w:ins w:id="1359" w:author="Qi Cheng" w:date="2020-04-19T20:49:00Z">
        <w:r w:rsidR="00194C46">
          <w:t xml:space="preserve">last </w:t>
        </w:r>
      </w:ins>
      <w:del w:id="1360" w:author="Qi Cheng" w:date="2020-04-19T20:49:00Z">
        <w:r w:rsidDel="00194C46">
          <w:delText xml:space="preserve">Step </w:delText>
        </w:r>
      </w:del>
      <w:ins w:id="1361" w:author="Qi Cheng" w:date="2020-04-19T20:49:00Z">
        <w:r w:rsidR="00194C46">
          <w:t xml:space="preserve">step is </w:t>
        </w:r>
      </w:ins>
      <w:r>
        <w:t>to create a Function to use the above model to predict value based on parame</w:t>
      </w:r>
      <w:del w:id="1362" w:author="Qi Cheng" w:date="2020-04-19T20:49:00Z">
        <w:r w:rsidDel="00194C46">
          <w:delText>n</w:delText>
        </w:r>
      </w:del>
      <w:r>
        <w:t>ters.</w:t>
      </w:r>
    </w:p>
    <w:p w14:paraId="0CC719A5" w14:textId="77777777" w:rsidR="001460FC" w:rsidRDefault="001460FC" w:rsidP="001460FC">
      <w:pPr>
        <w:pStyle w:val="Content"/>
      </w:pPr>
    </w:p>
    <w:p w14:paraId="4D2F759B" w14:textId="77777777" w:rsidR="001460FC" w:rsidRPr="00194C46" w:rsidRDefault="001460FC" w:rsidP="001460FC">
      <w:pPr>
        <w:pStyle w:val="Content"/>
        <w:rPr>
          <w:b/>
          <w:bCs/>
          <w:rPrChange w:id="1363" w:author="Qi Cheng" w:date="2020-04-19T20:50:00Z">
            <w:rPr/>
          </w:rPrChange>
        </w:rPr>
      </w:pPr>
      <w:proofErr w:type="spellStart"/>
      <w:r w:rsidRPr="00194C46">
        <w:rPr>
          <w:b/>
          <w:bCs/>
          <w:rPrChange w:id="1364" w:author="Qi Cheng" w:date="2020-04-19T20:50:00Z">
            <w:rPr/>
          </w:rPrChange>
        </w:rPr>
        <w:t>Predict_MVP_func</w:t>
      </w:r>
      <w:proofErr w:type="spellEnd"/>
      <w:r w:rsidRPr="00194C46">
        <w:rPr>
          <w:b/>
          <w:bCs/>
          <w:rPrChange w:id="1365" w:author="Qi Cheng" w:date="2020-04-19T20:50:00Z">
            <w:rPr/>
          </w:rPrChange>
        </w:rPr>
        <w:t>&lt;-</w:t>
      </w:r>
      <w:proofErr w:type="gramStart"/>
      <w:r w:rsidRPr="00194C46">
        <w:rPr>
          <w:b/>
          <w:bCs/>
          <w:rPrChange w:id="1366" w:author="Qi Cheng" w:date="2020-04-19T20:50:00Z">
            <w:rPr/>
          </w:rPrChange>
        </w:rPr>
        <w:t>function(</w:t>
      </w:r>
      <w:proofErr w:type="spellStart"/>
      <w:proofErr w:type="gramEnd"/>
      <w:r w:rsidRPr="00194C46">
        <w:rPr>
          <w:b/>
          <w:bCs/>
          <w:rPrChange w:id="1367" w:author="Qi Cheng" w:date="2020-04-19T20:50:00Z">
            <w:rPr/>
          </w:rPrChange>
        </w:rPr>
        <w:t>m,WS,PPG,BPG,APG,RPG,ThreepointersPG</w:t>
      </w:r>
      <w:proofErr w:type="spellEnd"/>
      <w:r w:rsidRPr="00194C46">
        <w:rPr>
          <w:b/>
          <w:bCs/>
          <w:rPrChange w:id="1368" w:author="Qi Cheng" w:date="2020-04-19T20:50:00Z">
            <w:rPr/>
          </w:rPrChange>
        </w:rPr>
        <w:t>,</w:t>
      </w:r>
    </w:p>
    <w:p w14:paraId="30BF8AA9" w14:textId="77777777" w:rsidR="001460FC" w:rsidRPr="00194C46" w:rsidRDefault="001460FC" w:rsidP="001460FC">
      <w:pPr>
        <w:pStyle w:val="Content"/>
        <w:rPr>
          <w:b/>
          <w:bCs/>
          <w:rPrChange w:id="1369" w:author="Qi Cheng" w:date="2020-04-19T20:50:00Z">
            <w:rPr/>
          </w:rPrChange>
        </w:rPr>
      </w:pPr>
      <w:r w:rsidRPr="00194C46">
        <w:rPr>
          <w:b/>
          <w:bCs/>
          <w:rPrChange w:id="1370" w:author="Qi Cheng" w:date="2020-04-19T20:50:00Z">
            <w:rPr/>
          </w:rPrChange>
        </w:rPr>
        <w:t xml:space="preserve">                        </w:t>
      </w:r>
      <w:proofErr w:type="spellStart"/>
      <w:proofErr w:type="gramStart"/>
      <w:r w:rsidRPr="00194C46">
        <w:rPr>
          <w:b/>
          <w:bCs/>
          <w:rPrChange w:id="1371" w:author="Qi Cheng" w:date="2020-04-19T20:50:00Z">
            <w:rPr/>
          </w:rPrChange>
        </w:rPr>
        <w:t>TwopintersPG,FGPG</w:t>
      </w:r>
      <w:proofErr w:type="gramEnd"/>
      <w:r w:rsidRPr="00194C46">
        <w:rPr>
          <w:b/>
          <w:bCs/>
          <w:rPrChange w:id="1372" w:author="Qi Cheng" w:date="2020-04-19T20:50:00Z">
            <w:rPr/>
          </w:rPrChange>
        </w:rPr>
        <w:t>,SteelPG</w:t>
      </w:r>
      <w:proofErr w:type="spellEnd"/>
      <w:r w:rsidRPr="00194C46">
        <w:rPr>
          <w:b/>
          <w:bCs/>
          <w:rPrChange w:id="1373" w:author="Qi Cheng" w:date="2020-04-19T20:50:00Z">
            <w:rPr/>
          </w:rPrChange>
        </w:rPr>
        <w:t>)</w:t>
      </w:r>
    </w:p>
    <w:p w14:paraId="3F373695" w14:textId="77777777" w:rsidR="001460FC" w:rsidRPr="00194C46" w:rsidRDefault="001460FC" w:rsidP="001460FC">
      <w:pPr>
        <w:pStyle w:val="Content"/>
        <w:rPr>
          <w:b/>
          <w:bCs/>
          <w:rPrChange w:id="1374" w:author="Qi Cheng" w:date="2020-04-19T20:50:00Z">
            <w:rPr/>
          </w:rPrChange>
        </w:rPr>
      </w:pPr>
      <w:r w:rsidRPr="00194C46">
        <w:rPr>
          <w:b/>
          <w:bCs/>
          <w:rPrChange w:id="1375" w:author="Qi Cheng" w:date="2020-04-19T20:50:00Z">
            <w:rPr/>
          </w:rPrChange>
        </w:rPr>
        <w:t>{</w:t>
      </w:r>
    </w:p>
    <w:p w14:paraId="4435CD04" w14:textId="77777777" w:rsidR="001460FC" w:rsidRPr="00194C46" w:rsidRDefault="001460FC" w:rsidP="001460FC">
      <w:pPr>
        <w:pStyle w:val="Content"/>
        <w:rPr>
          <w:b/>
          <w:bCs/>
          <w:rPrChange w:id="1376" w:author="Qi Cheng" w:date="2020-04-19T20:50:00Z">
            <w:rPr/>
          </w:rPrChange>
        </w:rPr>
      </w:pPr>
      <w:r w:rsidRPr="00194C46">
        <w:rPr>
          <w:b/>
          <w:bCs/>
          <w:rPrChange w:id="1377" w:author="Qi Cheng" w:date="2020-04-19T20:50:00Z">
            <w:rPr/>
          </w:rPrChange>
        </w:rPr>
        <w:t xml:space="preserve">  call_param_2&lt;-</w:t>
      </w:r>
      <w:proofErr w:type="gramStart"/>
      <w:r w:rsidRPr="00194C46">
        <w:rPr>
          <w:b/>
          <w:bCs/>
          <w:rPrChange w:id="1378" w:author="Qi Cheng" w:date="2020-04-19T20:50:00Z">
            <w:rPr/>
          </w:rPrChange>
        </w:rPr>
        <w:t>predict(</w:t>
      </w:r>
      <w:proofErr w:type="gramEnd"/>
      <w:r w:rsidRPr="00194C46">
        <w:rPr>
          <w:b/>
          <w:bCs/>
          <w:rPrChange w:id="1379" w:author="Qi Cheng" w:date="2020-04-19T20:50:00Z">
            <w:rPr/>
          </w:rPrChange>
        </w:rPr>
        <w:t>m,data.frame(WS=WS,PPG=PPG,BPG=BPG,APG=APG,RPG=RPG,</w:t>
      </w:r>
    </w:p>
    <w:p w14:paraId="5F06F8F4" w14:textId="77777777" w:rsidR="001460FC" w:rsidRPr="00194C46" w:rsidRDefault="001460FC" w:rsidP="001460FC">
      <w:pPr>
        <w:pStyle w:val="Content"/>
        <w:rPr>
          <w:b/>
          <w:bCs/>
          <w:rPrChange w:id="1380" w:author="Qi Cheng" w:date="2020-04-19T20:50:00Z">
            <w:rPr/>
          </w:rPrChange>
        </w:rPr>
      </w:pPr>
      <w:r w:rsidRPr="00194C46">
        <w:rPr>
          <w:b/>
          <w:bCs/>
          <w:rPrChange w:id="1381" w:author="Qi Cheng" w:date="2020-04-19T20:50:00Z">
            <w:rPr/>
          </w:rPrChange>
        </w:rPr>
        <w:t xml:space="preserve">                                     </w:t>
      </w:r>
      <w:proofErr w:type="spellStart"/>
      <w:r w:rsidRPr="00194C46">
        <w:rPr>
          <w:b/>
          <w:bCs/>
          <w:rPrChange w:id="1382" w:author="Qi Cheng" w:date="2020-04-19T20:50:00Z">
            <w:rPr/>
          </w:rPrChange>
        </w:rPr>
        <w:t>ThreepointersPG</w:t>
      </w:r>
      <w:proofErr w:type="spellEnd"/>
      <w:r w:rsidRPr="00194C46">
        <w:rPr>
          <w:b/>
          <w:bCs/>
          <w:rPrChange w:id="1383" w:author="Qi Cheng" w:date="2020-04-19T20:50:00Z">
            <w:rPr/>
          </w:rPrChange>
        </w:rPr>
        <w:t>=</w:t>
      </w:r>
      <w:proofErr w:type="spellStart"/>
      <w:r w:rsidRPr="00194C46">
        <w:rPr>
          <w:b/>
          <w:bCs/>
          <w:rPrChange w:id="1384" w:author="Qi Cheng" w:date="2020-04-19T20:50:00Z">
            <w:rPr/>
          </w:rPrChange>
        </w:rPr>
        <w:t>ThreepointersPG</w:t>
      </w:r>
      <w:proofErr w:type="spellEnd"/>
      <w:r w:rsidRPr="00194C46">
        <w:rPr>
          <w:b/>
          <w:bCs/>
          <w:rPrChange w:id="1385" w:author="Qi Cheng" w:date="2020-04-19T20:50:00Z">
            <w:rPr/>
          </w:rPrChange>
        </w:rPr>
        <w:t>,</w:t>
      </w:r>
    </w:p>
    <w:p w14:paraId="29899510" w14:textId="77777777" w:rsidR="001460FC" w:rsidRPr="00194C46" w:rsidRDefault="001460FC" w:rsidP="001460FC">
      <w:pPr>
        <w:pStyle w:val="Content"/>
        <w:rPr>
          <w:b/>
          <w:bCs/>
          <w:rPrChange w:id="1386" w:author="Qi Cheng" w:date="2020-04-19T20:50:00Z">
            <w:rPr/>
          </w:rPrChange>
        </w:rPr>
      </w:pPr>
      <w:r w:rsidRPr="00194C46">
        <w:rPr>
          <w:b/>
          <w:bCs/>
          <w:rPrChange w:id="1387" w:author="Qi Cheng" w:date="2020-04-19T20:50:00Z">
            <w:rPr/>
          </w:rPrChange>
        </w:rPr>
        <w:t xml:space="preserve">                                     </w:t>
      </w:r>
      <w:proofErr w:type="spellStart"/>
      <w:r w:rsidRPr="00194C46">
        <w:rPr>
          <w:b/>
          <w:bCs/>
          <w:rPrChange w:id="1388" w:author="Qi Cheng" w:date="2020-04-19T20:50:00Z">
            <w:rPr/>
          </w:rPrChange>
        </w:rPr>
        <w:t>TwopintersPG</w:t>
      </w:r>
      <w:proofErr w:type="spellEnd"/>
      <w:r w:rsidRPr="00194C46">
        <w:rPr>
          <w:b/>
          <w:bCs/>
          <w:rPrChange w:id="1389" w:author="Qi Cheng" w:date="2020-04-19T20:50:00Z">
            <w:rPr/>
          </w:rPrChange>
        </w:rPr>
        <w:t>=</w:t>
      </w:r>
      <w:proofErr w:type="spellStart"/>
      <w:r w:rsidRPr="00194C46">
        <w:rPr>
          <w:b/>
          <w:bCs/>
          <w:rPrChange w:id="1390" w:author="Qi Cheng" w:date="2020-04-19T20:50:00Z">
            <w:rPr/>
          </w:rPrChange>
        </w:rPr>
        <w:t>TwopintersPG</w:t>
      </w:r>
      <w:proofErr w:type="spellEnd"/>
      <w:r w:rsidRPr="00194C46">
        <w:rPr>
          <w:b/>
          <w:bCs/>
          <w:rPrChange w:id="1391" w:author="Qi Cheng" w:date="2020-04-19T20:50:00Z">
            <w:rPr/>
          </w:rPrChange>
        </w:rPr>
        <w:t>,</w:t>
      </w:r>
    </w:p>
    <w:p w14:paraId="1E285A49" w14:textId="77777777" w:rsidR="001460FC" w:rsidRPr="00194C46" w:rsidRDefault="001460FC" w:rsidP="001460FC">
      <w:pPr>
        <w:pStyle w:val="Content"/>
        <w:rPr>
          <w:b/>
          <w:bCs/>
          <w:rPrChange w:id="1392" w:author="Qi Cheng" w:date="2020-04-19T20:50:00Z">
            <w:rPr/>
          </w:rPrChange>
        </w:rPr>
      </w:pPr>
      <w:r w:rsidRPr="00194C46">
        <w:rPr>
          <w:b/>
          <w:bCs/>
          <w:rPrChange w:id="1393" w:author="Qi Cheng" w:date="2020-04-19T20:50:00Z">
            <w:rPr/>
          </w:rPrChange>
        </w:rPr>
        <w:t xml:space="preserve">                                     FGPG=</w:t>
      </w:r>
      <w:proofErr w:type="spellStart"/>
      <w:proofErr w:type="gramStart"/>
      <w:r w:rsidRPr="00194C46">
        <w:rPr>
          <w:b/>
          <w:bCs/>
          <w:rPrChange w:id="1394" w:author="Qi Cheng" w:date="2020-04-19T20:50:00Z">
            <w:rPr/>
          </w:rPrChange>
        </w:rPr>
        <w:t>FGPG,SteelPG</w:t>
      </w:r>
      <w:proofErr w:type="spellEnd"/>
      <w:proofErr w:type="gramEnd"/>
      <w:r w:rsidRPr="00194C46">
        <w:rPr>
          <w:b/>
          <w:bCs/>
          <w:rPrChange w:id="1395" w:author="Qi Cheng" w:date="2020-04-19T20:50:00Z">
            <w:rPr/>
          </w:rPrChange>
        </w:rPr>
        <w:t>=</w:t>
      </w:r>
      <w:proofErr w:type="spellStart"/>
      <w:r w:rsidRPr="00194C46">
        <w:rPr>
          <w:b/>
          <w:bCs/>
          <w:rPrChange w:id="1396" w:author="Qi Cheng" w:date="2020-04-19T20:50:00Z">
            <w:rPr/>
          </w:rPrChange>
        </w:rPr>
        <w:t>SteelPG</w:t>
      </w:r>
      <w:proofErr w:type="spellEnd"/>
      <w:r w:rsidRPr="00194C46">
        <w:rPr>
          <w:b/>
          <w:bCs/>
          <w:rPrChange w:id="1397" w:author="Qi Cheng" w:date="2020-04-19T20:50:00Z">
            <w:rPr/>
          </w:rPrChange>
        </w:rPr>
        <w:t>))</w:t>
      </w:r>
    </w:p>
    <w:p w14:paraId="0D1C6356" w14:textId="77777777" w:rsidR="001460FC" w:rsidRPr="00194C46" w:rsidRDefault="001460FC" w:rsidP="001460FC">
      <w:pPr>
        <w:pStyle w:val="Content"/>
        <w:rPr>
          <w:b/>
          <w:bCs/>
          <w:rPrChange w:id="1398" w:author="Qi Cheng" w:date="2020-04-19T20:50:00Z">
            <w:rPr/>
          </w:rPrChange>
        </w:rPr>
      </w:pPr>
      <w:r w:rsidRPr="00194C46">
        <w:rPr>
          <w:b/>
          <w:bCs/>
          <w:rPrChange w:id="1399" w:author="Qi Cheng" w:date="2020-04-19T20:50:00Z">
            <w:rPr/>
          </w:rPrChange>
        </w:rPr>
        <w:t xml:space="preserve">  #print the message</w:t>
      </w:r>
    </w:p>
    <w:p w14:paraId="151B924B" w14:textId="77777777" w:rsidR="001460FC" w:rsidRPr="00194C46" w:rsidRDefault="001460FC" w:rsidP="001460FC">
      <w:pPr>
        <w:pStyle w:val="Content"/>
        <w:rPr>
          <w:b/>
          <w:bCs/>
          <w:rPrChange w:id="1400" w:author="Qi Cheng" w:date="2020-04-19T20:50:00Z">
            <w:rPr/>
          </w:rPrChange>
        </w:rPr>
      </w:pPr>
      <w:r w:rsidRPr="00194C46">
        <w:rPr>
          <w:b/>
          <w:bCs/>
          <w:rPrChange w:id="1401" w:author="Qi Cheng" w:date="2020-04-19T20:50:00Z">
            <w:rPr/>
          </w:rPrChange>
        </w:rPr>
        <w:t xml:space="preserve">  message&lt;-</w:t>
      </w:r>
      <w:proofErr w:type="gramStart"/>
      <w:r w:rsidRPr="00194C46">
        <w:rPr>
          <w:b/>
          <w:bCs/>
          <w:rPrChange w:id="1402" w:author="Qi Cheng" w:date="2020-04-19T20:50:00Z">
            <w:rPr/>
          </w:rPrChange>
        </w:rPr>
        <w:t>paste(</w:t>
      </w:r>
      <w:proofErr w:type="spellStart"/>
      <w:proofErr w:type="gramEnd"/>
      <w:r w:rsidRPr="00194C46">
        <w:rPr>
          <w:b/>
          <w:bCs/>
          <w:rPrChange w:id="1403" w:author="Qi Cheng" w:date="2020-04-19T20:50:00Z">
            <w:rPr/>
          </w:rPrChange>
        </w:rPr>
        <w:t>ifelse</w:t>
      </w:r>
      <w:proofErr w:type="spellEnd"/>
      <w:r w:rsidRPr="00194C46">
        <w:rPr>
          <w:b/>
          <w:bCs/>
          <w:rPrChange w:id="1404" w:author="Qi Cheng" w:date="2020-04-19T20:50:00Z">
            <w:rPr/>
          </w:rPrChange>
        </w:rPr>
        <w:t>(call_param_2=='1',"Player has the very high Chances of becoming an MVP",</w:t>
      </w:r>
    </w:p>
    <w:p w14:paraId="5DC7F5A0" w14:textId="77777777" w:rsidR="001460FC" w:rsidRPr="00194C46" w:rsidRDefault="001460FC" w:rsidP="001460FC">
      <w:pPr>
        <w:pStyle w:val="Content"/>
        <w:rPr>
          <w:b/>
          <w:bCs/>
          <w:rPrChange w:id="1405" w:author="Qi Cheng" w:date="2020-04-19T20:50:00Z">
            <w:rPr/>
          </w:rPrChange>
        </w:rPr>
      </w:pPr>
      <w:r w:rsidRPr="00194C46">
        <w:rPr>
          <w:b/>
          <w:bCs/>
          <w:rPrChange w:id="1406" w:author="Qi Cheng" w:date="2020-04-19T20:50:00Z">
            <w:rPr/>
          </w:rPrChange>
        </w:rPr>
        <w:t xml:space="preserve">                      "Player has High chances of NOT becoming an MVP"))</w:t>
      </w:r>
    </w:p>
    <w:p w14:paraId="5B26E5AC" w14:textId="77777777" w:rsidR="001460FC" w:rsidRPr="00194C46" w:rsidRDefault="001460FC" w:rsidP="001460FC">
      <w:pPr>
        <w:pStyle w:val="Content"/>
        <w:rPr>
          <w:b/>
          <w:bCs/>
          <w:rPrChange w:id="1407" w:author="Qi Cheng" w:date="2020-04-19T20:50:00Z">
            <w:rPr/>
          </w:rPrChange>
        </w:rPr>
      </w:pPr>
      <w:r w:rsidRPr="00194C46">
        <w:rPr>
          <w:b/>
          <w:bCs/>
          <w:rPrChange w:id="1408" w:author="Qi Cheng" w:date="2020-04-19T20:50:00Z">
            <w:rPr/>
          </w:rPrChange>
        </w:rPr>
        <w:t xml:space="preserve">  print(message)</w:t>
      </w:r>
    </w:p>
    <w:p w14:paraId="7E45DC8F" w14:textId="77777777" w:rsidR="001460FC" w:rsidRPr="00194C46" w:rsidRDefault="001460FC" w:rsidP="001460FC">
      <w:pPr>
        <w:pStyle w:val="Content"/>
        <w:rPr>
          <w:b/>
          <w:bCs/>
          <w:rPrChange w:id="1409" w:author="Qi Cheng" w:date="2020-04-19T20:50:00Z">
            <w:rPr/>
          </w:rPrChange>
        </w:rPr>
      </w:pPr>
      <w:r w:rsidRPr="00194C46">
        <w:rPr>
          <w:b/>
          <w:bCs/>
          <w:rPrChange w:id="1410" w:author="Qi Cheng" w:date="2020-04-19T20:50:00Z">
            <w:rPr/>
          </w:rPrChange>
        </w:rPr>
        <w:t>}</w:t>
      </w:r>
    </w:p>
    <w:p w14:paraId="592B5B6D" w14:textId="77777777" w:rsidR="001460FC" w:rsidRDefault="001460FC" w:rsidP="001460FC">
      <w:pPr>
        <w:pStyle w:val="Content"/>
      </w:pPr>
    </w:p>
    <w:p w14:paraId="6F5F39A4" w14:textId="77777777" w:rsidR="001460FC" w:rsidRDefault="001460FC" w:rsidP="001460FC">
      <w:pPr>
        <w:pStyle w:val="Content"/>
      </w:pPr>
      <w:r>
        <w:t xml:space="preserve">#Passing the values in </w:t>
      </w:r>
      <w:proofErr w:type="spellStart"/>
      <w:r>
        <w:t>fucntion</w:t>
      </w:r>
      <w:proofErr w:type="spellEnd"/>
      <w:r>
        <w:t xml:space="preserve"> to check the player's chances.</w:t>
      </w:r>
    </w:p>
    <w:p w14:paraId="333328A3" w14:textId="77777777" w:rsidR="001460FC" w:rsidRDefault="001460FC" w:rsidP="001460FC">
      <w:pPr>
        <w:pStyle w:val="Content"/>
      </w:pPr>
      <w:r>
        <w:t>#Prediction 1</w:t>
      </w:r>
    </w:p>
    <w:p w14:paraId="4CAAC9F5" w14:textId="77777777" w:rsidR="001460FC" w:rsidRPr="00194C46" w:rsidRDefault="001460FC" w:rsidP="001460FC">
      <w:pPr>
        <w:pStyle w:val="Content"/>
        <w:rPr>
          <w:b/>
          <w:bCs/>
          <w:rPrChange w:id="1411" w:author="Qi Cheng" w:date="2020-04-19T20:50:00Z">
            <w:rPr/>
          </w:rPrChange>
        </w:rPr>
      </w:pPr>
      <w:proofErr w:type="spellStart"/>
      <w:r w:rsidRPr="00194C46">
        <w:rPr>
          <w:b/>
          <w:bCs/>
          <w:rPrChange w:id="1412" w:author="Qi Cheng" w:date="2020-04-19T20:50:00Z">
            <w:rPr/>
          </w:rPrChange>
        </w:rPr>
        <w:t>Predict_MVP_</w:t>
      </w:r>
      <w:proofErr w:type="gramStart"/>
      <w:r w:rsidRPr="00194C46">
        <w:rPr>
          <w:b/>
          <w:bCs/>
          <w:rPrChange w:id="1413" w:author="Qi Cheng" w:date="2020-04-19T20:50:00Z">
            <w:rPr/>
          </w:rPrChange>
        </w:rPr>
        <w:t>func</w:t>
      </w:r>
      <w:proofErr w:type="spellEnd"/>
      <w:r w:rsidRPr="00194C46">
        <w:rPr>
          <w:b/>
          <w:bCs/>
          <w:rPrChange w:id="1414" w:author="Qi Cheng" w:date="2020-04-19T20:50:00Z">
            <w:rPr/>
          </w:rPrChange>
        </w:rPr>
        <w:t>(</w:t>
      </w:r>
      <w:proofErr w:type="gramEnd"/>
      <w:r w:rsidRPr="00194C46">
        <w:rPr>
          <w:b/>
          <w:bCs/>
          <w:rPrChange w:id="1415" w:author="Qi Cheng" w:date="2020-04-19T20:50:00Z">
            <w:rPr/>
          </w:rPrChange>
        </w:rPr>
        <w:t>rf,21.2,</w:t>
      </w:r>
      <w:r w:rsidRPr="00194C46">
        <w:rPr>
          <w:b/>
          <w:bCs/>
          <w:rPrChange w:id="1416" w:author="Qi Cheng" w:date="2020-04-19T20:50:00Z">
            <w:rPr/>
          </w:rPrChange>
        </w:rPr>
        <w:tab/>
        <w:t>0,</w:t>
      </w:r>
      <w:r w:rsidRPr="00194C46">
        <w:rPr>
          <w:b/>
          <w:bCs/>
          <w:rPrChange w:id="1417" w:author="Qi Cheng" w:date="2020-04-19T20:50:00Z">
            <w:rPr/>
          </w:rPrChange>
        </w:rPr>
        <w:tab/>
        <w:t>1.59,</w:t>
      </w:r>
      <w:r w:rsidRPr="00194C46">
        <w:rPr>
          <w:b/>
          <w:bCs/>
          <w:rPrChange w:id="1418" w:author="Qi Cheng" w:date="2020-04-19T20:50:00Z">
            <w:rPr/>
          </w:rPrChange>
        </w:rPr>
        <w:tab/>
        <w:t>0,</w:t>
      </w:r>
    </w:p>
    <w:p w14:paraId="4F12A68D" w14:textId="77777777" w:rsidR="001460FC" w:rsidRPr="00194C46" w:rsidRDefault="001460FC" w:rsidP="001460FC">
      <w:pPr>
        <w:pStyle w:val="Content"/>
        <w:rPr>
          <w:b/>
          <w:bCs/>
          <w:rPrChange w:id="1419" w:author="Qi Cheng" w:date="2020-04-19T20:50:00Z">
            <w:rPr/>
          </w:rPrChange>
        </w:rPr>
      </w:pPr>
      <w:r w:rsidRPr="00194C46">
        <w:rPr>
          <w:b/>
          <w:bCs/>
          <w:rPrChange w:id="1420" w:author="Qi Cheng" w:date="2020-04-19T20:50:00Z">
            <w:rPr/>
          </w:rPrChange>
        </w:rPr>
        <w:t xml:space="preserve">              0,</w:t>
      </w:r>
      <w:r w:rsidRPr="00194C46">
        <w:rPr>
          <w:b/>
          <w:bCs/>
          <w:rPrChange w:id="1421" w:author="Qi Cheng" w:date="2020-04-19T20:50:00Z">
            <w:rPr/>
          </w:rPrChange>
        </w:rPr>
        <w:tab/>
        <w:t>0.08</w:t>
      </w:r>
      <w:r w:rsidRPr="00194C46">
        <w:rPr>
          <w:b/>
          <w:bCs/>
          <w:rPrChange w:id="1422" w:author="Qi Cheng" w:date="2020-04-19T20:50:00Z">
            <w:rPr/>
          </w:rPrChange>
        </w:rPr>
        <w:tab/>
        <w:t>,12.9,</w:t>
      </w:r>
      <w:r w:rsidRPr="00194C46">
        <w:rPr>
          <w:b/>
          <w:bCs/>
          <w:rPrChange w:id="1423" w:author="Qi Cheng" w:date="2020-04-19T20:50:00Z">
            <w:rPr/>
          </w:rPrChange>
        </w:rPr>
        <w:tab/>
        <w:t>13.03,</w:t>
      </w:r>
      <w:r w:rsidRPr="00194C46">
        <w:rPr>
          <w:b/>
          <w:bCs/>
          <w:rPrChange w:id="1424" w:author="Qi Cheng" w:date="2020-04-19T20:50:00Z">
            <w:rPr/>
          </w:rPrChange>
        </w:rPr>
        <w:tab/>
        <w:t>3.1)</w:t>
      </w:r>
    </w:p>
    <w:p w14:paraId="198C544E" w14:textId="77777777" w:rsidR="001460FC" w:rsidRDefault="001460FC" w:rsidP="001460FC">
      <w:pPr>
        <w:pStyle w:val="Content"/>
      </w:pPr>
    </w:p>
    <w:p w14:paraId="378AE916" w14:textId="77777777" w:rsidR="001460FC" w:rsidRDefault="001460FC" w:rsidP="001460FC">
      <w:pPr>
        <w:pStyle w:val="Content"/>
      </w:pPr>
      <w:r>
        <w:t>#Prediction 2</w:t>
      </w:r>
    </w:p>
    <w:p w14:paraId="671CC609" w14:textId="77777777" w:rsidR="001460FC" w:rsidRPr="00194C46" w:rsidRDefault="001460FC" w:rsidP="001460FC">
      <w:pPr>
        <w:pStyle w:val="Content"/>
        <w:rPr>
          <w:b/>
          <w:bCs/>
          <w:rPrChange w:id="1425" w:author="Qi Cheng" w:date="2020-04-19T20:50:00Z">
            <w:rPr/>
          </w:rPrChange>
        </w:rPr>
      </w:pPr>
      <w:proofErr w:type="spellStart"/>
      <w:r w:rsidRPr="00194C46">
        <w:rPr>
          <w:b/>
          <w:bCs/>
          <w:rPrChange w:id="1426" w:author="Qi Cheng" w:date="2020-04-19T20:50:00Z">
            <w:rPr/>
          </w:rPrChange>
        </w:rPr>
        <w:t>Predict_MVP_</w:t>
      </w:r>
      <w:proofErr w:type="gramStart"/>
      <w:r w:rsidRPr="00194C46">
        <w:rPr>
          <w:b/>
          <w:bCs/>
          <w:rPrChange w:id="1427" w:author="Qi Cheng" w:date="2020-04-19T20:50:00Z">
            <w:rPr/>
          </w:rPrChange>
        </w:rPr>
        <w:t>func</w:t>
      </w:r>
      <w:proofErr w:type="spellEnd"/>
      <w:r w:rsidRPr="00194C46">
        <w:rPr>
          <w:b/>
          <w:bCs/>
          <w:rPrChange w:id="1428" w:author="Qi Cheng" w:date="2020-04-19T20:50:00Z">
            <w:rPr/>
          </w:rPrChange>
        </w:rPr>
        <w:t>(</w:t>
      </w:r>
      <w:proofErr w:type="gramEnd"/>
      <w:r w:rsidRPr="00194C46">
        <w:rPr>
          <w:b/>
          <w:bCs/>
          <w:rPrChange w:id="1429" w:author="Qi Cheng" w:date="2020-04-19T20:50:00Z">
            <w:rPr/>
          </w:rPrChange>
        </w:rPr>
        <w:t>rf,11.3,16.5,</w:t>
      </w:r>
      <w:r w:rsidRPr="00194C46">
        <w:rPr>
          <w:b/>
          <w:bCs/>
          <w:rPrChange w:id="1430" w:author="Qi Cheng" w:date="2020-04-19T20:50:00Z">
            <w:rPr/>
          </w:rPrChange>
        </w:rPr>
        <w:tab/>
        <w:t>0.4,</w:t>
      </w:r>
      <w:r w:rsidRPr="00194C46">
        <w:rPr>
          <w:b/>
          <w:bCs/>
          <w:rPrChange w:id="1431" w:author="Qi Cheng" w:date="2020-04-19T20:50:00Z">
            <w:rPr/>
          </w:rPrChange>
        </w:rPr>
        <w:tab/>
        <w:t>2.9,</w:t>
      </w:r>
      <w:r w:rsidRPr="00194C46">
        <w:rPr>
          <w:b/>
          <w:bCs/>
          <w:rPrChange w:id="1432" w:author="Qi Cheng" w:date="2020-04-19T20:50:00Z">
            <w:rPr/>
          </w:rPrChange>
        </w:rPr>
        <w:tab/>
      </w:r>
    </w:p>
    <w:p w14:paraId="55E62754" w14:textId="77777777" w:rsidR="001460FC" w:rsidRPr="00194C46" w:rsidRDefault="001460FC" w:rsidP="001460FC">
      <w:pPr>
        <w:pStyle w:val="Content"/>
        <w:rPr>
          <w:b/>
          <w:bCs/>
          <w:rPrChange w:id="1433" w:author="Qi Cheng" w:date="2020-04-19T20:50:00Z">
            <w:rPr/>
          </w:rPrChange>
        </w:rPr>
      </w:pPr>
      <w:r w:rsidRPr="00194C46">
        <w:rPr>
          <w:b/>
          <w:bCs/>
          <w:rPrChange w:id="1434" w:author="Qi Cheng" w:date="2020-04-19T20:50:00Z">
            <w:rPr/>
          </w:rPrChange>
        </w:rPr>
        <w:t xml:space="preserve">                 22.67,</w:t>
      </w:r>
      <w:r w:rsidRPr="00194C46">
        <w:rPr>
          <w:b/>
          <w:bCs/>
          <w:rPrChange w:id="1435" w:author="Qi Cheng" w:date="2020-04-19T20:50:00Z">
            <w:rPr/>
          </w:rPrChange>
        </w:rPr>
        <w:tab/>
        <w:t>0.37,</w:t>
      </w:r>
      <w:r w:rsidRPr="00194C46">
        <w:rPr>
          <w:b/>
          <w:bCs/>
          <w:rPrChange w:id="1436" w:author="Qi Cheng" w:date="2020-04-19T20:50:00Z">
            <w:rPr/>
          </w:rPrChange>
        </w:rPr>
        <w:tab/>
        <w:t>6.6,</w:t>
      </w:r>
      <w:r w:rsidRPr="00194C46">
        <w:rPr>
          <w:b/>
          <w:bCs/>
          <w:rPrChange w:id="1437" w:author="Qi Cheng" w:date="2020-04-19T20:50:00Z">
            <w:rPr/>
          </w:rPrChange>
        </w:rPr>
        <w:tab/>
        <w:t>6.6,</w:t>
      </w:r>
      <w:r w:rsidRPr="00194C46">
        <w:rPr>
          <w:b/>
          <w:bCs/>
          <w:rPrChange w:id="1438" w:author="Qi Cheng" w:date="2020-04-19T20:50:00Z">
            <w:rPr/>
          </w:rPrChange>
        </w:rPr>
        <w:tab/>
        <w:t>0.67)</w:t>
      </w:r>
    </w:p>
    <w:p w14:paraId="797F961B" w14:textId="77777777" w:rsidR="001460FC" w:rsidRDefault="001460FC" w:rsidP="001460FC">
      <w:pPr>
        <w:pStyle w:val="Content"/>
      </w:pPr>
      <w:r>
        <w:t>#prediction 3</w:t>
      </w:r>
    </w:p>
    <w:p w14:paraId="2EAE8CC9" w14:textId="77777777" w:rsidR="001460FC" w:rsidRPr="00194C46" w:rsidRDefault="001460FC" w:rsidP="001460FC">
      <w:pPr>
        <w:pStyle w:val="Content"/>
        <w:rPr>
          <w:b/>
          <w:bCs/>
          <w:rPrChange w:id="1439" w:author="Qi Cheng" w:date="2020-04-19T20:50:00Z">
            <w:rPr/>
          </w:rPrChange>
        </w:rPr>
      </w:pPr>
      <w:proofErr w:type="spellStart"/>
      <w:r w:rsidRPr="00194C46">
        <w:rPr>
          <w:b/>
          <w:bCs/>
          <w:rPrChange w:id="1440" w:author="Qi Cheng" w:date="2020-04-19T20:50:00Z">
            <w:rPr/>
          </w:rPrChange>
        </w:rPr>
        <w:lastRenderedPageBreak/>
        <w:t>Predict_MVP_</w:t>
      </w:r>
      <w:proofErr w:type="gramStart"/>
      <w:r w:rsidRPr="00194C46">
        <w:rPr>
          <w:b/>
          <w:bCs/>
          <w:rPrChange w:id="1441" w:author="Qi Cheng" w:date="2020-04-19T20:50:00Z">
            <w:rPr/>
          </w:rPrChange>
        </w:rPr>
        <w:t>func</w:t>
      </w:r>
      <w:proofErr w:type="spellEnd"/>
      <w:r w:rsidRPr="00194C46">
        <w:rPr>
          <w:b/>
          <w:bCs/>
          <w:rPrChange w:id="1442" w:author="Qi Cheng" w:date="2020-04-19T20:50:00Z">
            <w:rPr/>
          </w:rPrChange>
        </w:rPr>
        <w:t>(</w:t>
      </w:r>
      <w:proofErr w:type="gramEnd"/>
      <w:r w:rsidRPr="00194C46">
        <w:rPr>
          <w:b/>
          <w:bCs/>
          <w:rPrChange w:id="1443" w:author="Qi Cheng" w:date="2020-04-19T20:50:00Z">
            <w:rPr/>
          </w:rPrChange>
        </w:rPr>
        <w:t>rf,10,12,</w:t>
      </w:r>
      <w:r w:rsidRPr="00194C46">
        <w:rPr>
          <w:b/>
          <w:bCs/>
          <w:rPrChange w:id="1444" w:author="Qi Cheng" w:date="2020-04-19T20:50:00Z">
            <w:rPr/>
          </w:rPrChange>
        </w:rPr>
        <w:tab/>
        <w:t>0.40,</w:t>
      </w:r>
      <w:r w:rsidRPr="00194C46">
        <w:rPr>
          <w:b/>
          <w:bCs/>
          <w:rPrChange w:id="1445" w:author="Qi Cheng" w:date="2020-04-19T20:50:00Z">
            <w:rPr/>
          </w:rPrChange>
        </w:rPr>
        <w:tab/>
        <w:t>1.8,</w:t>
      </w:r>
      <w:r w:rsidRPr="00194C46">
        <w:rPr>
          <w:b/>
          <w:bCs/>
          <w:rPrChange w:id="1446" w:author="Qi Cheng" w:date="2020-04-19T20:50:00Z">
            <w:rPr/>
          </w:rPrChange>
        </w:rPr>
        <w:tab/>
      </w:r>
    </w:p>
    <w:p w14:paraId="795BC1F9" w14:textId="77777777" w:rsidR="001460FC" w:rsidRPr="00194C46" w:rsidRDefault="001460FC" w:rsidP="001460FC">
      <w:pPr>
        <w:pStyle w:val="Content"/>
        <w:rPr>
          <w:b/>
          <w:bCs/>
          <w:rPrChange w:id="1447" w:author="Qi Cheng" w:date="2020-04-19T20:50:00Z">
            <w:rPr/>
          </w:rPrChange>
        </w:rPr>
      </w:pPr>
      <w:r w:rsidRPr="00194C46">
        <w:rPr>
          <w:b/>
          <w:bCs/>
          <w:rPrChange w:id="1448" w:author="Qi Cheng" w:date="2020-04-19T20:50:00Z">
            <w:rPr/>
          </w:rPrChange>
        </w:rPr>
        <w:t xml:space="preserve">                 23,</w:t>
      </w:r>
      <w:r w:rsidRPr="00194C46">
        <w:rPr>
          <w:b/>
          <w:bCs/>
          <w:rPrChange w:id="1449" w:author="Qi Cheng" w:date="2020-04-19T20:50:00Z">
            <w:rPr/>
          </w:rPrChange>
        </w:rPr>
        <w:tab/>
        <w:t>0.3,</w:t>
      </w:r>
      <w:r w:rsidRPr="00194C46">
        <w:rPr>
          <w:b/>
          <w:bCs/>
          <w:rPrChange w:id="1450" w:author="Qi Cheng" w:date="2020-04-19T20:50:00Z">
            <w:rPr/>
          </w:rPrChange>
        </w:rPr>
        <w:tab/>
        <w:t>6.608,</w:t>
      </w:r>
      <w:r w:rsidRPr="00194C46">
        <w:rPr>
          <w:b/>
          <w:bCs/>
          <w:rPrChange w:id="1451" w:author="Qi Cheng" w:date="2020-04-19T20:50:00Z">
            <w:rPr/>
          </w:rPrChange>
        </w:rPr>
        <w:tab/>
        <w:t>8.3,</w:t>
      </w:r>
      <w:r w:rsidRPr="00194C46">
        <w:rPr>
          <w:b/>
          <w:bCs/>
          <w:rPrChange w:id="1452" w:author="Qi Cheng" w:date="2020-04-19T20:50:00Z">
            <w:rPr/>
          </w:rPrChange>
        </w:rPr>
        <w:tab/>
        <w:t>0.78)</w:t>
      </w:r>
    </w:p>
    <w:p w14:paraId="502D6E2F" w14:textId="77777777" w:rsidR="001460FC" w:rsidRDefault="001460FC" w:rsidP="001460FC">
      <w:pPr>
        <w:pStyle w:val="Content"/>
      </w:pPr>
      <w:r>
        <w:t>#prediction 4</w:t>
      </w:r>
    </w:p>
    <w:p w14:paraId="79E8DD4F" w14:textId="77777777" w:rsidR="001460FC" w:rsidRPr="00194C46" w:rsidRDefault="001460FC" w:rsidP="001460FC">
      <w:pPr>
        <w:pStyle w:val="Content"/>
        <w:rPr>
          <w:b/>
          <w:bCs/>
          <w:rPrChange w:id="1453" w:author="Qi Cheng" w:date="2020-04-19T20:50:00Z">
            <w:rPr/>
          </w:rPrChange>
        </w:rPr>
      </w:pPr>
      <w:proofErr w:type="spellStart"/>
      <w:r w:rsidRPr="00194C46">
        <w:rPr>
          <w:b/>
          <w:bCs/>
          <w:rPrChange w:id="1454" w:author="Qi Cheng" w:date="2020-04-19T20:50:00Z">
            <w:rPr/>
          </w:rPrChange>
        </w:rPr>
        <w:t>Predict_MVP_</w:t>
      </w:r>
      <w:proofErr w:type="gramStart"/>
      <w:r w:rsidRPr="00194C46">
        <w:rPr>
          <w:b/>
          <w:bCs/>
          <w:rPrChange w:id="1455" w:author="Qi Cheng" w:date="2020-04-19T20:50:00Z">
            <w:rPr/>
          </w:rPrChange>
        </w:rPr>
        <w:t>func</w:t>
      </w:r>
      <w:proofErr w:type="spellEnd"/>
      <w:r w:rsidRPr="00194C46">
        <w:rPr>
          <w:b/>
          <w:bCs/>
          <w:rPrChange w:id="1456" w:author="Qi Cheng" w:date="2020-04-19T20:50:00Z">
            <w:rPr/>
          </w:rPrChange>
        </w:rPr>
        <w:t>(</w:t>
      </w:r>
      <w:proofErr w:type="gramEnd"/>
      <w:r w:rsidRPr="00194C46">
        <w:rPr>
          <w:b/>
          <w:bCs/>
          <w:rPrChange w:id="1457" w:author="Qi Cheng" w:date="2020-04-19T20:50:00Z">
            <w:rPr/>
          </w:rPrChange>
        </w:rPr>
        <w:t>rf,18,</w:t>
      </w:r>
      <w:r w:rsidRPr="00194C46">
        <w:rPr>
          <w:b/>
          <w:bCs/>
          <w:rPrChange w:id="1458" w:author="Qi Cheng" w:date="2020-04-19T20:50:00Z">
            <w:rPr/>
          </w:rPrChange>
        </w:rPr>
        <w:tab/>
        <w:t>0,</w:t>
      </w:r>
      <w:r w:rsidRPr="00194C46">
        <w:rPr>
          <w:b/>
          <w:bCs/>
          <w:rPrChange w:id="1459" w:author="Qi Cheng" w:date="2020-04-19T20:50:00Z">
            <w:rPr/>
          </w:rPrChange>
        </w:rPr>
        <w:tab/>
        <w:t>0,</w:t>
      </w:r>
      <w:r w:rsidRPr="00194C46">
        <w:rPr>
          <w:b/>
          <w:bCs/>
          <w:rPrChange w:id="1460" w:author="Qi Cheng" w:date="2020-04-19T20:50:00Z">
            <w:rPr/>
          </w:rPrChange>
        </w:rPr>
        <w:tab/>
        <w:t>0,</w:t>
      </w:r>
    </w:p>
    <w:p w14:paraId="757F108A" w14:textId="77777777" w:rsidR="001460FC" w:rsidRPr="00194C46" w:rsidRDefault="001460FC" w:rsidP="001460FC">
      <w:pPr>
        <w:pStyle w:val="Content"/>
        <w:rPr>
          <w:b/>
          <w:bCs/>
          <w:rPrChange w:id="1461" w:author="Qi Cheng" w:date="2020-04-19T20:50:00Z">
            <w:rPr/>
          </w:rPrChange>
        </w:rPr>
      </w:pPr>
      <w:r w:rsidRPr="00194C46">
        <w:rPr>
          <w:b/>
          <w:bCs/>
          <w:rPrChange w:id="1462" w:author="Qi Cheng" w:date="2020-04-19T20:50:00Z">
            <w:rPr/>
          </w:rPrChange>
        </w:rPr>
        <w:t xml:space="preserve">                 0,</w:t>
      </w:r>
      <w:r w:rsidRPr="00194C46">
        <w:rPr>
          <w:b/>
          <w:bCs/>
          <w:rPrChange w:id="1463" w:author="Qi Cheng" w:date="2020-04-19T20:50:00Z">
            <w:rPr/>
          </w:rPrChange>
        </w:rPr>
        <w:tab/>
        <w:t>0.08</w:t>
      </w:r>
      <w:r w:rsidRPr="00194C46">
        <w:rPr>
          <w:b/>
          <w:bCs/>
          <w:rPrChange w:id="1464" w:author="Qi Cheng" w:date="2020-04-19T20:50:00Z">
            <w:rPr/>
          </w:rPrChange>
        </w:rPr>
        <w:tab/>
        <w:t>,12.9,</w:t>
      </w:r>
      <w:r w:rsidRPr="00194C46">
        <w:rPr>
          <w:b/>
          <w:bCs/>
          <w:rPrChange w:id="1465" w:author="Qi Cheng" w:date="2020-04-19T20:50:00Z">
            <w:rPr/>
          </w:rPrChange>
        </w:rPr>
        <w:tab/>
        <w:t>13.0,</w:t>
      </w:r>
      <w:r w:rsidRPr="00194C46">
        <w:rPr>
          <w:b/>
          <w:bCs/>
          <w:rPrChange w:id="1466" w:author="Qi Cheng" w:date="2020-04-19T20:50:00Z">
            <w:rPr/>
          </w:rPrChange>
        </w:rPr>
        <w:tab/>
        <w:t>3.15)</w:t>
      </w:r>
    </w:p>
    <w:p w14:paraId="26AA6D41" w14:textId="77777777" w:rsidR="001460FC" w:rsidRDefault="001460FC" w:rsidP="001460FC">
      <w:pPr>
        <w:pStyle w:val="Content"/>
      </w:pPr>
    </w:p>
    <w:p w14:paraId="732E1879" w14:textId="77777777" w:rsidR="001460FC" w:rsidRDefault="001460FC" w:rsidP="001460FC">
      <w:pPr>
        <w:pStyle w:val="Content"/>
      </w:pPr>
    </w:p>
    <w:p w14:paraId="3582D035" w14:textId="4D19EF81" w:rsidR="001460FC" w:rsidRDefault="001460FC" w:rsidP="001460FC">
      <w:pPr>
        <w:pStyle w:val="Content"/>
      </w:pPr>
      <w:r>
        <w:t>###############End of Project</w:t>
      </w:r>
    </w:p>
    <w:p w14:paraId="2C0AE682" w14:textId="77777777" w:rsidR="001460FC" w:rsidRDefault="001460FC" w:rsidP="001460FC">
      <w:pPr>
        <w:pStyle w:val="Content"/>
        <w:rPr>
          <w:b/>
          <w:bCs/>
        </w:rPr>
      </w:pPr>
    </w:p>
    <w:p w14:paraId="639C6FD6" w14:textId="02EF292A" w:rsidR="001460FC" w:rsidRDefault="001460FC" w:rsidP="001460FC">
      <w:pPr>
        <w:pStyle w:val="Content"/>
        <w:rPr>
          <w:b/>
          <w:bCs/>
        </w:rPr>
      </w:pPr>
      <w:r>
        <w:rPr>
          <w:b/>
          <w:bCs/>
        </w:rPr>
        <w:t>OUTPUT:</w:t>
      </w:r>
    </w:p>
    <w:p w14:paraId="13BBF02B" w14:textId="1732312F" w:rsidR="001460FC" w:rsidRPr="001460FC" w:rsidRDefault="001460FC" w:rsidP="001460FC">
      <w:pPr>
        <w:pStyle w:val="Content"/>
        <w:rPr>
          <w:b/>
          <w:bCs/>
        </w:rPr>
      </w:pPr>
      <w:r w:rsidRPr="000D67C0">
        <w:rPr>
          <w:noProof/>
        </w:rPr>
        <w:drawing>
          <wp:inline distT="0" distB="0" distL="0" distR="0" wp14:anchorId="7B9596C9" wp14:editId="25E0E10E">
            <wp:extent cx="6669999" cy="3422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88705" cy="3432249"/>
                    </a:xfrm>
                    <a:prstGeom prst="rect">
                      <a:avLst/>
                    </a:prstGeom>
                  </pic:spPr>
                </pic:pic>
              </a:graphicData>
            </a:graphic>
          </wp:inline>
        </w:drawing>
      </w:r>
    </w:p>
    <w:p w14:paraId="5B65598C" w14:textId="5A293683" w:rsidR="001460FC" w:rsidRDefault="001460FC" w:rsidP="00947A3B">
      <w:pPr>
        <w:pStyle w:val="Heading1"/>
      </w:pPr>
    </w:p>
    <w:p w14:paraId="7A1D1395" w14:textId="48852CB8" w:rsidR="001460FC" w:rsidRDefault="001460FC" w:rsidP="00947A3B">
      <w:pPr>
        <w:pStyle w:val="Heading1"/>
      </w:pPr>
    </w:p>
    <w:p w14:paraId="5EAD54AD" w14:textId="3A965ADF" w:rsidR="001460FC" w:rsidRDefault="001460FC" w:rsidP="001460FC">
      <w:pPr>
        <w:pStyle w:val="Content"/>
      </w:pPr>
    </w:p>
    <w:p w14:paraId="4B489AD8" w14:textId="77777777" w:rsidR="001460FC" w:rsidRDefault="001460FC" w:rsidP="001460FC">
      <w:pPr>
        <w:pStyle w:val="Heading1"/>
      </w:pPr>
      <w:bookmarkStart w:id="1467" w:name="_Toc38222422"/>
      <w:r>
        <w:lastRenderedPageBreak/>
        <w:t>Discussions and Conclusions</w:t>
      </w:r>
      <w:bookmarkEnd w:id="1467"/>
    </w:p>
    <w:p w14:paraId="0340CDD0" w14:textId="4F3A4560" w:rsidR="001460FC" w:rsidRDefault="001067B5">
      <w:pPr>
        <w:pStyle w:val="Content"/>
        <w:jc w:val="both"/>
        <w:pPrChange w:id="1468" w:author="Qi Cheng" w:date="2020-04-19T21:03:00Z">
          <w:pPr>
            <w:pStyle w:val="Content"/>
          </w:pPr>
        </w:pPrChange>
      </w:pPr>
      <w:r>
        <w:t>For the above model, we can predict the output of the chances that a Player can be MVP for this season or not.</w:t>
      </w:r>
    </w:p>
    <w:p w14:paraId="54671D94" w14:textId="12E6981A" w:rsidR="001067B5" w:rsidRDefault="001067B5" w:rsidP="001460FC">
      <w:pPr>
        <w:pStyle w:val="Content"/>
      </w:pPr>
    </w:p>
    <w:p w14:paraId="3AF122F8" w14:textId="4D91F2CB" w:rsidR="001460FC" w:rsidRDefault="001067B5" w:rsidP="001460FC">
      <w:pPr>
        <w:pStyle w:val="Content"/>
      </w:pPr>
      <w:r>
        <w:t>We can use the confusion matrix to check the performance.</w:t>
      </w:r>
    </w:p>
    <w:p w14:paraId="47BFF75E" w14:textId="77777777" w:rsidR="001067B5" w:rsidRDefault="001067B5" w:rsidP="001460FC">
      <w:pPr>
        <w:pStyle w:val="Content"/>
      </w:pPr>
    </w:p>
    <w:p w14:paraId="1BD7105A" w14:textId="389C2861" w:rsidR="001067B5" w:rsidRDefault="001067B5" w:rsidP="001460FC">
      <w:pPr>
        <w:pStyle w:val="Content"/>
      </w:pPr>
      <w:r w:rsidRPr="00DD69FD">
        <w:rPr>
          <w:noProof/>
        </w:rPr>
        <w:drawing>
          <wp:inline distT="0" distB="0" distL="0" distR="0" wp14:anchorId="59C5D6B2" wp14:editId="5DF67729">
            <wp:extent cx="3841750" cy="1311817"/>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9057" cy="1314312"/>
                    </a:xfrm>
                    <a:prstGeom prst="rect">
                      <a:avLst/>
                    </a:prstGeom>
                  </pic:spPr>
                </pic:pic>
              </a:graphicData>
            </a:graphic>
          </wp:inline>
        </w:drawing>
      </w:r>
    </w:p>
    <w:p w14:paraId="628FF35E" w14:textId="22AD7268" w:rsidR="001460FC" w:rsidRDefault="001460FC" w:rsidP="001460FC">
      <w:pPr>
        <w:pStyle w:val="Content"/>
      </w:pPr>
    </w:p>
    <w:p w14:paraId="730ABCFF" w14:textId="7C2C539C" w:rsidR="001460FC" w:rsidDel="008F1D74" w:rsidRDefault="001067B5">
      <w:pPr>
        <w:pStyle w:val="Content"/>
        <w:jc w:val="both"/>
        <w:rPr>
          <w:del w:id="1469" w:author="Qi Cheng" w:date="2020-04-19T20:51:00Z"/>
        </w:rPr>
        <w:pPrChange w:id="1470" w:author="Qi Cheng" w:date="2020-04-19T21:04:00Z">
          <w:pPr>
            <w:pStyle w:val="Content"/>
          </w:pPr>
        </w:pPrChange>
      </w:pPr>
      <w:r>
        <w:t>In our model, we are predicting a</w:t>
      </w:r>
      <w:del w:id="1471" w:author="Qi Cheng" w:date="2020-04-19T20:51:00Z">
        <w:r w:rsidDel="008F1D74">
          <w:delText xml:space="preserve"> very good</w:delText>
        </w:r>
      </w:del>
      <w:ins w:id="1472" w:author="Qi Cheng" w:date="2020-04-19T20:51:00Z">
        <w:r w:rsidR="008F1D74">
          <w:t xml:space="preserve"> great</w:t>
        </w:r>
      </w:ins>
      <w:r>
        <w:t xml:space="preserve"> number of true positives and true negatives.</w:t>
      </w:r>
      <w:ins w:id="1473" w:author="Qi Cheng" w:date="2020-04-19T20:51:00Z">
        <w:r w:rsidR="008F1D74">
          <w:t xml:space="preserve"> </w:t>
        </w:r>
      </w:ins>
    </w:p>
    <w:p w14:paraId="42EAB330" w14:textId="3A60E78F" w:rsidR="001067B5" w:rsidRDefault="001067B5">
      <w:pPr>
        <w:pStyle w:val="Content"/>
        <w:jc w:val="both"/>
        <w:pPrChange w:id="1474" w:author="Qi Cheng" w:date="2020-04-19T21:04:00Z">
          <w:pPr>
            <w:pStyle w:val="Content"/>
          </w:pPr>
        </w:pPrChange>
      </w:pPr>
      <w:r>
        <w:t xml:space="preserve">But the main selling point of our model is its </w:t>
      </w:r>
      <w:del w:id="1475" w:author="Qi Cheng" w:date="2020-04-19T20:51:00Z">
        <w:r w:rsidDel="008F1D74">
          <w:delText xml:space="preserve">false </w:delText>
        </w:r>
      </w:del>
      <w:ins w:id="1476" w:author="Qi Cheng" w:date="2020-04-19T20:51:00Z">
        <w:r w:rsidR="008F1D74">
          <w:t>false-</w:t>
        </w:r>
      </w:ins>
      <w:r>
        <w:t xml:space="preserve">positive rate which is very low. This </w:t>
      </w:r>
      <w:ins w:id="1477" w:author="Qi Cheng" w:date="2020-04-19T20:52:00Z">
        <w:r w:rsidR="008F1D74">
          <w:t xml:space="preserve">result </w:t>
        </w:r>
      </w:ins>
      <w:r>
        <w:t xml:space="preserve">saves the client from </w:t>
      </w:r>
      <w:ins w:id="1478" w:author="Qi Cheng" w:date="2020-04-19T20:52:00Z">
        <w:r w:rsidR="008F1D74">
          <w:t xml:space="preserve">making </w:t>
        </w:r>
      </w:ins>
      <w:del w:id="1479" w:author="Qi Cheng" w:date="2020-04-19T20:52:00Z">
        <w:r w:rsidDel="008F1D74">
          <w:delText xml:space="preserve">the </w:delText>
        </w:r>
      </w:del>
      <w:r>
        <w:t>wrong investments</w:t>
      </w:r>
      <w:ins w:id="1480" w:author="Qi Cheng" w:date="2020-04-19T20:52:00Z">
        <w:r w:rsidR="008F1D74">
          <w:t>,</w:t>
        </w:r>
      </w:ins>
      <w:r>
        <w:t xml:space="preserve"> which are a major problem for the sports Industry. This is because the players are bought and signed for long term contracts and if the player was bought with intentions of being an MVP and it turns out the player is not MVP in that case the losses are major.</w:t>
      </w:r>
    </w:p>
    <w:p w14:paraId="400ACFF7" w14:textId="79D91630" w:rsidR="001067B5" w:rsidRDefault="001067B5">
      <w:pPr>
        <w:pStyle w:val="Content"/>
        <w:jc w:val="both"/>
        <w:pPrChange w:id="1481" w:author="Qi Cheng" w:date="2020-04-19T21:04:00Z">
          <w:pPr>
            <w:pStyle w:val="Content"/>
          </w:pPr>
        </w:pPrChange>
      </w:pPr>
    </w:p>
    <w:p w14:paraId="18351904" w14:textId="56091190" w:rsidR="001067B5" w:rsidRDefault="001067B5">
      <w:pPr>
        <w:pStyle w:val="Content"/>
        <w:jc w:val="both"/>
        <w:pPrChange w:id="1482" w:author="Qi Cheng" w:date="2020-04-19T21:04:00Z">
          <w:pPr>
            <w:pStyle w:val="Content"/>
          </w:pPr>
        </w:pPrChange>
      </w:pPr>
      <w:proofErr w:type="gramStart"/>
      <w:r>
        <w:t>Similarly</w:t>
      </w:r>
      <w:proofErr w:type="gramEnd"/>
      <w:r>
        <w:t xml:space="preserve"> with the Sports industry if they are signing someone to be their brand ambassador than they should be sure that the player will be MVP if predicted yes because these deals are huge in numbers and are signed for long terms.</w:t>
      </w:r>
    </w:p>
    <w:p w14:paraId="6D1B721E" w14:textId="50F5E308" w:rsidR="001067B5" w:rsidRDefault="001067B5">
      <w:pPr>
        <w:pStyle w:val="Content"/>
        <w:jc w:val="both"/>
        <w:pPrChange w:id="1483" w:author="Qi Cheng" w:date="2020-04-19T21:04:00Z">
          <w:pPr>
            <w:pStyle w:val="Content"/>
          </w:pPr>
        </w:pPrChange>
      </w:pPr>
    </w:p>
    <w:p w14:paraId="14BF7FA8" w14:textId="33D15537" w:rsidR="001460FC" w:rsidRDefault="001067B5">
      <w:pPr>
        <w:pStyle w:val="Content"/>
        <w:jc w:val="both"/>
        <w:pPrChange w:id="1484" w:author="Qi Cheng" w:date="2020-04-19T21:04:00Z">
          <w:pPr>
            <w:pStyle w:val="Content"/>
          </w:pPr>
        </w:pPrChange>
      </w:pPr>
      <w:proofErr w:type="gramStart"/>
      <w:r>
        <w:t>Thus</w:t>
      </w:r>
      <w:proofErr w:type="gramEnd"/>
      <w:r>
        <w:t xml:space="preserve"> this model can help the Sports industry as a whole and signing players becomes easy and therefore can lead to saving a lot more money in the deal.</w:t>
      </w:r>
    </w:p>
    <w:p w14:paraId="00BEE0EC" w14:textId="6E467188" w:rsidR="001067B5" w:rsidRDefault="001067B5" w:rsidP="001067B5">
      <w:pPr>
        <w:pStyle w:val="Content"/>
      </w:pPr>
    </w:p>
    <w:p w14:paraId="1F7E7282" w14:textId="4E69F915" w:rsidR="001067B5" w:rsidRDefault="001067B5" w:rsidP="001067B5">
      <w:pPr>
        <w:pStyle w:val="Content"/>
      </w:pPr>
    </w:p>
    <w:p w14:paraId="52856F72" w14:textId="4C3BD873" w:rsidR="001067B5" w:rsidRDefault="001067B5" w:rsidP="001067B5">
      <w:pPr>
        <w:pStyle w:val="Content"/>
        <w:rPr>
          <w:ins w:id="1485" w:author="Qi Cheng" w:date="2020-04-19T20:53:00Z"/>
        </w:rPr>
      </w:pPr>
    </w:p>
    <w:p w14:paraId="2EEB82E7" w14:textId="77777777" w:rsidR="008F1D74" w:rsidRDefault="008F1D74" w:rsidP="001067B5">
      <w:pPr>
        <w:pStyle w:val="Content"/>
      </w:pPr>
    </w:p>
    <w:p w14:paraId="386EF242" w14:textId="573B3079" w:rsidR="00947A3B" w:rsidRDefault="00947A3B" w:rsidP="00947A3B">
      <w:pPr>
        <w:pStyle w:val="Heading1"/>
      </w:pPr>
      <w:bookmarkStart w:id="1486" w:name="_Toc38222423"/>
      <w:r>
        <w:lastRenderedPageBreak/>
        <w:t>References</w:t>
      </w:r>
      <w:bookmarkEnd w:id="1486"/>
    </w:p>
    <w:p w14:paraId="16C33E2D" w14:textId="719C9C22" w:rsidR="0087605E" w:rsidRDefault="004E3C82" w:rsidP="00DF027C">
      <w:r>
        <w:t>[</w:t>
      </w:r>
      <w:r w:rsidR="007A2949">
        <w:t>1</w:t>
      </w:r>
      <w:r>
        <w:t xml:space="preserve">], </w:t>
      </w:r>
      <w:r w:rsidRPr="004E3C82">
        <w:t>NBA Most Valuable Player Award</w:t>
      </w:r>
      <w:r>
        <w:t xml:space="preserve">, </w:t>
      </w:r>
      <w:r w:rsidR="007A2949" w:rsidRPr="007A2949">
        <w:t xml:space="preserve">Wikipedia </w:t>
      </w:r>
      <w:hyperlink r:id="rId20" w:history="1">
        <w:r>
          <w:rPr>
            <w:rStyle w:val="Hyperlink"/>
          </w:rPr>
          <w:t>https://en.wikipedia.org/wiki/NBA_Most_Valuable_Player_Award</w:t>
        </w:r>
      </w:hyperlink>
    </w:p>
    <w:p w14:paraId="7ECBE4FC" w14:textId="15240A7F" w:rsidR="004E3C82" w:rsidRDefault="007A2949" w:rsidP="00DF027C">
      <w:r>
        <w:t xml:space="preserve">[2], </w:t>
      </w:r>
      <w:r w:rsidRPr="007A2949">
        <w:t>NBA Players stats since 1950</w:t>
      </w:r>
      <w:r>
        <w:t>, Kaggle</w:t>
      </w:r>
    </w:p>
    <w:p w14:paraId="5814DB57" w14:textId="22B3596B" w:rsidR="007A2949" w:rsidRDefault="0052273B" w:rsidP="007A2949">
      <w:pPr>
        <w:rPr>
          <w:u w:val="single"/>
        </w:rPr>
      </w:pPr>
      <w:hyperlink r:id="rId21" w:history="1">
        <w:r w:rsidR="007A2949" w:rsidRPr="007A2949">
          <w:rPr>
            <w:rStyle w:val="Hyperlink"/>
          </w:rPr>
          <w:t>https://www.kaggle.com/drgilermo/nba-players-stats</w:t>
        </w:r>
      </w:hyperlink>
      <w:r w:rsidR="007A2949" w:rsidRPr="007A2949">
        <w:rPr>
          <w:u w:val="single"/>
        </w:rPr>
        <w:t xml:space="preserve">  </w:t>
      </w:r>
    </w:p>
    <w:p w14:paraId="557A28F3" w14:textId="6B8C66DA" w:rsidR="007A2949" w:rsidRDefault="007A2949" w:rsidP="007A2949">
      <w:r w:rsidRPr="007A2949">
        <w:t>[3], NBA History – MVP, ESPN</w:t>
      </w:r>
    </w:p>
    <w:p w14:paraId="0452B16C" w14:textId="42D6B26D" w:rsidR="007A2949" w:rsidRDefault="0052273B" w:rsidP="007A2949">
      <w:pPr>
        <w:rPr>
          <w:ins w:id="1487" w:author="Qi Cheng" w:date="2020-04-19T21:01:00Z"/>
          <w:rStyle w:val="Hyperlink"/>
        </w:rPr>
      </w:pPr>
      <w:hyperlink r:id="rId22" w:history="1">
        <w:r w:rsidR="007A2949">
          <w:rPr>
            <w:rStyle w:val="Hyperlink"/>
          </w:rPr>
          <w:t>http://www.espn.com/nba/history/awards/_/id/33</w:t>
        </w:r>
      </w:hyperlink>
    </w:p>
    <w:p w14:paraId="4187C7FB" w14:textId="20DB9C7E" w:rsidR="009D49AA" w:rsidDel="00C15D8C" w:rsidRDefault="009D49AA" w:rsidP="007A2949">
      <w:pPr>
        <w:rPr>
          <w:del w:id="1488" w:author="Qi Cheng" w:date="2020-04-19T21:05:00Z"/>
        </w:rPr>
      </w:pPr>
      <w:ins w:id="1489" w:author="Qi Cheng" w:date="2020-04-19T21:01:00Z">
        <w:r w:rsidRPr="005A2005">
          <w:rPr>
            <w:rPrChange w:id="1490" w:author="Qi Cheng" w:date="2020-04-19T21:11:00Z">
              <w:rPr>
                <w:rStyle w:val="Hyperlink"/>
              </w:rPr>
            </w:rPrChange>
          </w:rPr>
          <w:t>[4],</w:t>
        </w:r>
        <w:r>
          <w:rPr>
            <w:rStyle w:val="Hyperlink"/>
          </w:rPr>
          <w:t xml:space="preserve"> </w:t>
        </w:r>
      </w:ins>
    </w:p>
    <w:p w14:paraId="7D66993C" w14:textId="7A530C59" w:rsidR="007A2949" w:rsidRDefault="00C15D8C" w:rsidP="007A2949">
      <w:pPr>
        <w:rPr>
          <w:ins w:id="1491" w:author="Qi Cheng" w:date="2020-04-19T21:06:00Z"/>
        </w:rPr>
      </w:pPr>
      <w:ins w:id="1492" w:author="Qi Cheng" w:date="2020-04-19T21:05:00Z">
        <w:r w:rsidRPr="00C15D8C">
          <w:t>Random forest</w:t>
        </w:r>
        <w:r>
          <w:t xml:space="preserve">, </w:t>
        </w:r>
        <w:r w:rsidRPr="007A2949">
          <w:t>Wikipedia</w:t>
        </w:r>
      </w:ins>
    </w:p>
    <w:p w14:paraId="5F0DAE69" w14:textId="50C40691" w:rsidR="00C15D8C" w:rsidRDefault="00C15D8C" w:rsidP="007A2949">
      <w:pPr>
        <w:rPr>
          <w:ins w:id="1493" w:author="Qi Cheng" w:date="2020-04-19T21:06:00Z"/>
        </w:rPr>
      </w:pPr>
      <w:ins w:id="1494" w:author="Qi Cheng" w:date="2020-04-19T21:06:00Z">
        <w:r w:rsidRPr="00C15D8C">
          <w:fldChar w:fldCharType="begin"/>
        </w:r>
        <w:r w:rsidRPr="00C15D8C">
          <w:instrText xml:space="preserve"> HYPERLINK "https://en.wikipedia.org/wiki/Random_forest" </w:instrText>
        </w:r>
        <w:r w:rsidRPr="00C15D8C">
          <w:fldChar w:fldCharType="separate"/>
        </w:r>
        <w:r w:rsidRPr="00C15D8C">
          <w:rPr>
            <w:rStyle w:val="Hyperlink"/>
          </w:rPr>
          <w:t>https://en.wikipedia.org/wiki/Random_forest</w:t>
        </w:r>
        <w:r w:rsidRPr="00C15D8C">
          <w:fldChar w:fldCharType="end"/>
        </w:r>
      </w:ins>
    </w:p>
    <w:p w14:paraId="0B3CC7C3" w14:textId="0F630504" w:rsidR="00C15D8C" w:rsidRDefault="00C15D8C" w:rsidP="007A2949">
      <w:pPr>
        <w:rPr>
          <w:ins w:id="1495" w:author="Qi Cheng" w:date="2020-04-19T21:10:00Z"/>
        </w:rPr>
      </w:pPr>
      <w:ins w:id="1496" w:author="Qi Cheng" w:date="2020-04-19T21:06:00Z">
        <w:r>
          <w:t xml:space="preserve">[5], </w:t>
        </w:r>
      </w:ins>
      <w:ins w:id="1497" w:author="Qi Cheng" w:date="2020-04-19T21:10:00Z">
        <w:r w:rsidRPr="00C15D8C">
          <w:t>Dealing with unbalanced data in machine learning</w:t>
        </w:r>
      </w:ins>
    </w:p>
    <w:p w14:paraId="64C41A08" w14:textId="2A0FF3A0" w:rsidR="00C15D8C" w:rsidRDefault="00C15D8C" w:rsidP="007A2949">
      <w:pPr>
        <w:rPr>
          <w:ins w:id="1498" w:author="Qi Cheng" w:date="2020-04-19T21:10:00Z"/>
        </w:rPr>
      </w:pPr>
      <w:ins w:id="1499" w:author="Qi Cheng" w:date="2020-04-19T21:10:00Z">
        <w:r w:rsidRPr="00C15D8C">
          <w:fldChar w:fldCharType="begin"/>
        </w:r>
        <w:r w:rsidRPr="00C15D8C">
          <w:instrText xml:space="preserve"> HYPERLINK "https://www.r-bloggers.com/dealing-with-unbalanced-data-in-machine-learning/" </w:instrText>
        </w:r>
        <w:r w:rsidRPr="00C15D8C">
          <w:fldChar w:fldCharType="separate"/>
        </w:r>
        <w:r w:rsidRPr="00C15D8C">
          <w:rPr>
            <w:rStyle w:val="Hyperlink"/>
          </w:rPr>
          <w:t>https://www.r-bloggers.com/dealing-with-unbalanced-data-in-machine-learning/</w:t>
        </w:r>
        <w:r w:rsidRPr="00C15D8C">
          <w:fldChar w:fldCharType="end"/>
        </w:r>
      </w:ins>
    </w:p>
    <w:p w14:paraId="410211F9" w14:textId="4A94D31D" w:rsidR="00C15D8C" w:rsidRDefault="00C15D8C" w:rsidP="007A2949">
      <w:pPr>
        <w:rPr>
          <w:ins w:id="1500" w:author="Qi Cheng" w:date="2020-04-19T21:10:00Z"/>
        </w:rPr>
      </w:pPr>
      <w:ins w:id="1501" w:author="Qi Cheng" w:date="2020-04-19T21:10:00Z">
        <w:r>
          <w:t xml:space="preserve">[6], </w:t>
        </w:r>
        <w:r w:rsidRPr="00C15D8C">
          <w:t>Dealing with Imbalanced Data</w:t>
        </w:r>
      </w:ins>
    </w:p>
    <w:p w14:paraId="4A73E656" w14:textId="7F1D7DF9" w:rsidR="00C15D8C" w:rsidRDefault="00C15D8C" w:rsidP="007A2949">
      <w:pPr>
        <w:rPr>
          <w:ins w:id="1502" w:author="Qi Cheng" w:date="2020-04-19T21:05:00Z"/>
        </w:rPr>
      </w:pPr>
      <w:ins w:id="1503" w:author="Qi Cheng" w:date="2020-04-19T21:10:00Z">
        <w:r w:rsidRPr="00C15D8C">
          <w:fldChar w:fldCharType="begin"/>
        </w:r>
        <w:r w:rsidRPr="00C15D8C">
          <w:instrText xml:space="preserve"> HYPERLINK "https://towardsdatascience.com/methods-for-dealing-with-imbalanced-data-5b761be45a18" </w:instrText>
        </w:r>
        <w:r w:rsidRPr="00C15D8C">
          <w:fldChar w:fldCharType="separate"/>
        </w:r>
        <w:r w:rsidRPr="00C15D8C">
          <w:rPr>
            <w:rStyle w:val="Hyperlink"/>
          </w:rPr>
          <w:t>https://towardsdatascience.com/methods-for-dealing-with-imbalanced-data-5b761be45a18</w:t>
        </w:r>
        <w:r w:rsidRPr="00C15D8C">
          <w:fldChar w:fldCharType="end"/>
        </w:r>
      </w:ins>
    </w:p>
    <w:p w14:paraId="68972F6C" w14:textId="77777777" w:rsidR="00C15D8C" w:rsidRPr="007A2949" w:rsidRDefault="00C15D8C" w:rsidP="007A2949"/>
    <w:p w14:paraId="25954BDF" w14:textId="77777777" w:rsidR="007A2949" w:rsidRPr="007A2949" w:rsidRDefault="007A2949" w:rsidP="007A2949">
      <w:pPr>
        <w:rPr>
          <w:u w:val="single"/>
        </w:rPr>
      </w:pPr>
    </w:p>
    <w:p w14:paraId="2E4DC1B9" w14:textId="77777777" w:rsidR="007A2949" w:rsidRPr="00D70D02" w:rsidRDefault="007A2949" w:rsidP="00DF027C"/>
    <w:sectPr w:rsidR="007A2949" w:rsidRPr="00D70D02" w:rsidSect="00DF027C">
      <w:headerReference w:type="default" r:id="rId23"/>
      <w:footerReference w:type="default" r:id="rId2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CE25AD" w14:textId="77777777" w:rsidR="0052273B" w:rsidRDefault="0052273B">
      <w:r>
        <w:separator/>
      </w:r>
    </w:p>
    <w:p w14:paraId="54884AB8" w14:textId="77777777" w:rsidR="0052273B" w:rsidRDefault="0052273B"/>
  </w:endnote>
  <w:endnote w:type="continuationSeparator" w:id="0">
    <w:p w14:paraId="2C12464B" w14:textId="77777777" w:rsidR="0052273B" w:rsidRDefault="0052273B">
      <w:r>
        <w:continuationSeparator/>
      </w:r>
    </w:p>
    <w:p w14:paraId="541F658A" w14:textId="77777777" w:rsidR="0052273B" w:rsidRDefault="005227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1F2792C7" w14:textId="77777777" w:rsidR="00FC5EF3" w:rsidRDefault="00FC5EF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C3696F6" w14:textId="77777777" w:rsidR="00FC5EF3" w:rsidRDefault="00FC5E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953196" w14:textId="77777777" w:rsidR="0052273B" w:rsidRDefault="0052273B">
      <w:r>
        <w:separator/>
      </w:r>
    </w:p>
    <w:p w14:paraId="419C1A23" w14:textId="77777777" w:rsidR="0052273B" w:rsidRDefault="0052273B"/>
  </w:footnote>
  <w:footnote w:type="continuationSeparator" w:id="0">
    <w:p w14:paraId="4B09C41C" w14:textId="77777777" w:rsidR="0052273B" w:rsidRDefault="0052273B">
      <w:r>
        <w:continuationSeparator/>
      </w:r>
    </w:p>
    <w:p w14:paraId="50B536CB" w14:textId="77777777" w:rsidR="0052273B" w:rsidRDefault="005227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FC5EF3" w14:paraId="022B549C" w14:textId="77777777" w:rsidTr="00D077E9">
      <w:trPr>
        <w:trHeight w:val="978"/>
      </w:trPr>
      <w:tc>
        <w:tcPr>
          <w:tcW w:w="9990" w:type="dxa"/>
          <w:tcBorders>
            <w:top w:val="nil"/>
            <w:left w:val="nil"/>
            <w:bottom w:val="single" w:sz="36" w:space="0" w:color="34ABA2" w:themeColor="accent3"/>
            <w:right w:val="nil"/>
          </w:tcBorders>
        </w:tcPr>
        <w:p w14:paraId="6F85FC42" w14:textId="77777777" w:rsidR="00FC5EF3" w:rsidRDefault="00FC5EF3">
          <w:pPr>
            <w:pStyle w:val="Header"/>
          </w:pPr>
        </w:p>
      </w:tc>
    </w:tr>
  </w:tbl>
  <w:p w14:paraId="5359960C" w14:textId="77777777" w:rsidR="00FC5EF3" w:rsidRDefault="00FC5EF3"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06346"/>
    <w:multiLevelType w:val="hybridMultilevel"/>
    <w:tmpl w:val="9A5C5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F15ADC"/>
    <w:multiLevelType w:val="hybridMultilevel"/>
    <w:tmpl w:val="C74EA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9460BC"/>
    <w:multiLevelType w:val="hybridMultilevel"/>
    <w:tmpl w:val="8982C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A034E0"/>
    <w:multiLevelType w:val="hybridMultilevel"/>
    <w:tmpl w:val="6BF40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485CEA"/>
    <w:multiLevelType w:val="hybridMultilevel"/>
    <w:tmpl w:val="8A5C8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6508FB"/>
    <w:multiLevelType w:val="hybridMultilevel"/>
    <w:tmpl w:val="742C2F60"/>
    <w:lvl w:ilvl="0" w:tplc="0409000F">
      <w:start w:val="1"/>
      <w:numFmt w:val="decimal"/>
      <w:lvlText w:val="%1."/>
      <w:lvlJc w:val="left"/>
      <w:pPr>
        <w:ind w:left="90" w:hanging="360"/>
      </w:pPr>
    </w:lvl>
    <w:lvl w:ilvl="1" w:tplc="04090019">
      <w:start w:val="1"/>
      <w:numFmt w:val="lowerLetter"/>
      <w:lvlText w:val="%2."/>
      <w:lvlJc w:val="left"/>
      <w:pPr>
        <w:ind w:left="810" w:hanging="360"/>
      </w:pPr>
    </w:lvl>
    <w:lvl w:ilvl="2" w:tplc="0409001B">
      <w:start w:val="1"/>
      <w:numFmt w:val="lowerRoman"/>
      <w:lvlText w:val="%3."/>
      <w:lvlJc w:val="right"/>
      <w:pPr>
        <w:ind w:left="1530" w:hanging="180"/>
      </w:pPr>
    </w:lvl>
    <w:lvl w:ilvl="3" w:tplc="0409000F">
      <w:start w:val="1"/>
      <w:numFmt w:val="decimal"/>
      <w:lvlText w:val="%4."/>
      <w:lvlJc w:val="left"/>
      <w:pPr>
        <w:ind w:left="2250" w:hanging="360"/>
      </w:pPr>
    </w:lvl>
    <w:lvl w:ilvl="4" w:tplc="04090019">
      <w:start w:val="1"/>
      <w:numFmt w:val="lowerLetter"/>
      <w:lvlText w:val="%5."/>
      <w:lvlJc w:val="left"/>
      <w:pPr>
        <w:ind w:left="2970" w:hanging="360"/>
      </w:pPr>
    </w:lvl>
    <w:lvl w:ilvl="5" w:tplc="0409001B">
      <w:start w:val="1"/>
      <w:numFmt w:val="lowerRoman"/>
      <w:lvlText w:val="%6."/>
      <w:lvlJc w:val="right"/>
      <w:pPr>
        <w:ind w:left="3690" w:hanging="180"/>
      </w:pPr>
    </w:lvl>
    <w:lvl w:ilvl="6" w:tplc="0409000F">
      <w:start w:val="1"/>
      <w:numFmt w:val="decimal"/>
      <w:lvlText w:val="%7."/>
      <w:lvlJc w:val="left"/>
      <w:pPr>
        <w:ind w:left="4410" w:hanging="360"/>
      </w:pPr>
    </w:lvl>
    <w:lvl w:ilvl="7" w:tplc="04090019">
      <w:start w:val="1"/>
      <w:numFmt w:val="lowerLetter"/>
      <w:lvlText w:val="%8."/>
      <w:lvlJc w:val="left"/>
      <w:pPr>
        <w:ind w:left="5130" w:hanging="360"/>
      </w:pPr>
    </w:lvl>
    <w:lvl w:ilvl="8" w:tplc="0409001B">
      <w:start w:val="1"/>
      <w:numFmt w:val="lowerRoman"/>
      <w:lvlText w:val="%9."/>
      <w:lvlJc w:val="right"/>
      <w:pPr>
        <w:ind w:left="5850" w:hanging="180"/>
      </w:pPr>
    </w:lvl>
  </w:abstractNum>
  <w:abstractNum w:abstractNumId="6" w15:restartNumberingAfterBreak="0">
    <w:nsid w:val="6F920569"/>
    <w:multiLevelType w:val="hybridMultilevel"/>
    <w:tmpl w:val="5CE66D1E"/>
    <w:lvl w:ilvl="0" w:tplc="9D428FFC">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9739EB"/>
    <w:multiLevelType w:val="hybridMultilevel"/>
    <w:tmpl w:val="44B8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0775FC"/>
    <w:multiLevelType w:val="hybridMultilevel"/>
    <w:tmpl w:val="142083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4"/>
  </w:num>
  <w:num w:numId="4">
    <w:abstractNumId w:val="1"/>
  </w:num>
  <w:num w:numId="5">
    <w:abstractNumId w:val="8"/>
  </w:num>
  <w:num w:numId="6">
    <w:abstractNumId w:val="6"/>
  </w:num>
  <w:num w:numId="7">
    <w:abstractNumId w:val="2"/>
  </w:num>
  <w:num w:numId="8">
    <w:abstractNumId w:val="3"/>
  </w:num>
  <w:num w:numId="9">
    <w:abstractNumId w:val="0"/>
  </w:num>
  <w:num w:numId="1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Qi Cheng">
    <w15:presenceInfo w15:providerId="Windows Live" w15:userId="06ad8900ee05eb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zNrQ0MjQyNjUwMzNS0lEKTi0uzszPAykwqQUAM81p2SwAAAA="/>
  </w:docVars>
  <w:rsids>
    <w:rsidRoot w:val="000A365B"/>
    <w:rsid w:val="00004A07"/>
    <w:rsid w:val="0002482E"/>
    <w:rsid w:val="00046AFE"/>
    <w:rsid w:val="00050324"/>
    <w:rsid w:val="00086EC1"/>
    <w:rsid w:val="00087938"/>
    <w:rsid w:val="000A0150"/>
    <w:rsid w:val="000A365B"/>
    <w:rsid w:val="000C39A4"/>
    <w:rsid w:val="000D1D55"/>
    <w:rsid w:val="000E63C9"/>
    <w:rsid w:val="001067B5"/>
    <w:rsid w:val="00130E9D"/>
    <w:rsid w:val="001460FC"/>
    <w:rsid w:val="00150A6D"/>
    <w:rsid w:val="00151E59"/>
    <w:rsid w:val="00185B35"/>
    <w:rsid w:val="00194C46"/>
    <w:rsid w:val="001E6108"/>
    <w:rsid w:val="001F2BC8"/>
    <w:rsid w:val="001F57D2"/>
    <w:rsid w:val="001F5F6B"/>
    <w:rsid w:val="00204BE1"/>
    <w:rsid w:val="002238E0"/>
    <w:rsid w:val="00243EBC"/>
    <w:rsid w:val="00246A35"/>
    <w:rsid w:val="0026461B"/>
    <w:rsid w:val="00284348"/>
    <w:rsid w:val="002B00AC"/>
    <w:rsid w:val="002F51F5"/>
    <w:rsid w:val="003054C5"/>
    <w:rsid w:val="00312137"/>
    <w:rsid w:val="003148E1"/>
    <w:rsid w:val="003240B4"/>
    <w:rsid w:val="00330359"/>
    <w:rsid w:val="0033762F"/>
    <w:rsid w:val="00362E62"/>
    <w:rsid w:val="00366C7E"/>
    <w:rsid w:val="00384EA3"/>
    <w:rsid w:val="00386D61"/>
    <w:rsid w:val="003A2C19"/>
    <w:rsid w:val="003A39A1"/>
    <w:rsid w:val="003C2005"/>
    <w:rsid w:val="003C2191"/>
    <w:rsid w:val="003D3863"/>
    <w:rsid w:val="003E4754"/>
    <w:rsid w:val="004110DE"/>
    <w:rsid w:val="0044085A"/>
    <w:rsid w:val="004B21A5"/>
    <w:rsid w:val="004E3C82"/>
    <w:rsid w:val="005037F0"/>
    <w:rsid w:val="0051520B"/>
    <w:rsid w:val="00516A86"/>
    <w:rsid w:val="0052273B"/>
    <w:rsid w:val="005275F6"/>
    <w:rsid w:val="00572102"/>
    <w:rsid w:val="00574E62"/>
    <w:rsid w:val="00583B71"/>
    <w:rsid w:val="0059641E"/>
    <w:rsid w:val="005A2005"/>
    <w:rsid w:val="005A5819"/>
    <w:rsid w:val="005C59A2"/>
    <w:rsid w:val="005F1BB0"/>
    <w:rsid w:val="005F7A3D"/>
    <w:rsid w:val="00613DA1"/>
    <w:rsid w:val="0063555D"/>
    <w:rsid w:val="0064232C"/>
    <w:rsid w:val="00646798"/>
    <w:rsid w:val="00656C4D"/>
    <w:rsid w:val="006A0E3C"/>
    <w:rsid w:val="006D59E8"/>
    <w:rsid w:val="006E5716"/>
    <w:rsid w:val="006F2773"/>
    <w:rsid w:val="007302B3"/>
    <w:rsid w:val="00730733"/>
    <w:rsid w:val="00730E3A"/>
    <w:rsid w:val="00736AAF"/>
    <w:rsid w:val="0074429C"/>
    <w:rsid w:val="00765B2A"/>
    <w:rsid w:val="00783A34"/>
    <w:rsid w:val="007A2949"/>
    <w:rsid w:val="007A6CC3"/>
    <w:rsid w:val="007C6B52"/>
    <w:rsid w:val="007D16C5"/>
    <w:rsid w:val="00862FE4"/>
    <w:rsid w:val="0086389A"/>
    <w:rsid w:val="00866B41"/>
    <w:rsid w:val="0087605E"/>
    <w:rsid w:val="00886C3A"/>
    <w:rsid w:val="008B1FEE"/>
    <w:rsid w:val="008F1D74"/>
    <w:rsid w:val="00903C32"/>
    <w:rsid w:val="00916B16"/>
    <w:rsid w:val="009173B9"/>
    <w:rsid w:val="0093335D"/>
    <w:rsid w:val="0093613E"/>
    <w:rsid w:val="00943026"/>
    <w:rsid w:val="00947A3B"/>
    <w:rsid w:val="00966B81"/>
    <w:rsid w:val="009C7720"/>
    <w:rsid w:val="009D49AA"/>
    <w:rsid w:val="00A0178C"/>
    <w:rsid w:val="00A03E1F"/>
    <w:rsid w:val="00A23AFA"/>
    <w:rsid w:val="00A31B3E"/>
    <w:rsid w:val="00A532F3"/>
    <w:rsid w:val="00A8489E"/>
    <w:rsid w:val="00AA7892"/>
    <w:rsid w:val="00AC29F3"/>
    <w:rsid w:val="00B231E5"/>
    <w:rsid w:val="00B351B5"/>
    <w:rsid w:val="00B5327C"/>
    <w:rsid w:val="00B55E79"/>
    <w:rsid w:val="00B71E34"/>
    <w:rsid w:val="00C02B87"/>
    <w:rsid w:val="00C15D8C"/>
    <w:rsid w:val="00C4086D"/>
    <w:rsid w:val="00CA151E"/>
    <w:rsid w:val="00CA1896"/>
    <w:rsid w:val="00CA3A68"/>
    <w:rsid w:val="00CA71DE"/>
    <w:rsid w:val="00CB5B28"/>
    <w:rsid w:val="00CF5371"/>
    <w:rsid w:val="00D00C4A"/>
    <w:rsid w:val="00D0323A"/>
    <w:rsid w:val="00D0559F"/>
    <w:rsid w:val="00D077E9"/>
    <w:rsid w:val="00D42CB7"/>
    <w:rsid w:val="00D5413D"/>
    <w:rsid w:val="00D54CFF"/>
    <w:rsid w:val="00D570A9"/>
    <w:rsid w:val="00D70D02"/>
    <w:rsid w:val="00D770C7"/>
    <w:rsid w:val="00D86945"/>
    <w:rsid w:val="00D90290"/>
    <w:rsid w:val="00DA6E75"/>
    <w:rsid w:val="00DB4391"/>
    <w:rsid w:val="00DD152F"/>
    <w:rsid w:val="00DE213F"/>
    <w:rsid w:val="00DF027C"/>
    <w:rsid w:val="00E00A32"/>
    <w:rsid w:val="00E22ACD"/>
    <w:rsid w:val="00E46B46"/>
    <w:rsid w:val="00E620B0"/>
    <w:rsid w:val="00E7444C"/>
    <w:rsid w:val="00E81B40"/>
    <w:rsid w:val="00E9135C"/>
    <w:rsid w:val="00ED70E0"/>
    <w:rsid w:val="00EF555B"/>
    <w:rsid w:val="00F027BB"/>
    <w:rsid w:val="00F11DCF"/>
    <w:rsid w:val="00F162EA"/>
    <w:rsid w:val="00F52D27"/>
    <w:rsid w:val="00F83527"/>
    <w:rsid w:val="00FB503D"/>
    <w:rsid w:val="00FC5EF3"/>
    <w:rsid w:val="00FC7F18"/>
    <w:rsid w:val="00FD583F"/>
    <w:rsid w:val="00FD7488"/>
    <w:rsid w:val="00FE31F2"/>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1BE523"/>
  <w15:docId w15:val="{66E52152-34A4-449C-913E-B38352D29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FC5EF3"/>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qFormat/>
    <w:rsid w:val="00B5327C"/>
    <w:pPr>
      <w:spacing w:after="160" w:line="256" w:lineRule="auto"/>
      <w:ind w:left="720"/>
      <w:contextualSpacing/>
    </w:pPr>
    <w:rPr>
      <w:rFonts w:eastAsiaTheme="minorHAnsi"/>
      <w:b w:val="0"/>
      <w:color w:val="auto"/>
      <w:sz w:val="22"/>
    </w:rPr>
  </w:style>
  <w:style w:type="character" w:styleId="Hyperlink">
    <w:name w:val="Hyperlink"/>
    <w:basedOn w:val="DefaultParagraphFont"/>
    <w:uiPriority w:val="99"/>
    <w:unhideWhenUsed/>
    <w:rsid w:val="004E3C82"/>
    <w:rPr>
      <w:color w:val="0000FF"/>
      <w:u w:val="single"/>
    </w:rPr>
  </w:style>
  <w:style w:type="table" w:styleId="PlainTable4">
    <w:name w:val="Plain Table 4"/>
    <w:basedOn w:val="TableNormal"/>
    <w:uiPriority w:val="44"/>
    <w:rsid w:val="00B351B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351B5"/>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character" w:styleId="UnresolvedMention">
    <w:name w:val="Unresolved Mention"/>
    <w:basedOn w:val="DefaultParagraphFont"/>
    <w:uiPriority w:val="99"/>
    <w:semiHidden/>
    <w:unhideWhenUsed/>
    <w:rsid w:val="007A2949"/>
    <w:rPr>
      <w:color w:val="605E5C"/>
      <w:shd w:val="clear" w:color="auto" w:fill="E1DFDD"/>
    </w:rPr>
  </w:style>
  <w:style w:type="paragraph" w:styleId="TOCHeading">
    <w:name w:val="TOC Heading"/>
    <w:basedOn w:val="Heading1"/>
    <w:next w:val="Normal"/>
    <w:uiPriority w:val="39"/>
    <w:unhideWhenUsed/>
    <w:qFormat/>
    <w:rsid w:val="006A0E3C"/>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6A0E3C"/>
    <w:pPr>
      <w:spacing w:after="100"/>
    </w:pPr>
  </w:style>
  <w:style w:type="paragraph" w:styleId="TOC2">
    <w:name w:val="toc 2"/>
    <w:basedOn w:val="Normal"/>
    <w:next w:val="Normal"/>
    <w:autoRedefine/>
    <w:uiPriority w:val="39"/>
    <w:unhideWhenUsed/>
    <w:rsid w:val="006A0E3C"/>
    <w:pPr>
      <w:spacing w:after="100"/>
      <w:ind w:left="280"/>
    </w:pPr>
  </w:style>
  <w:style w:type="character" w:customStyle="1" w:styleId="Heading3Char">
    <w:name w:val="Heading 3 Char"/>
    <w:basedOn w:val="DefaultParagraphFont"/>
    <w:link w:val="Heading3"/>
    <w:uiPriority w:val="5"/>
    <w:rsid w:val="00FC5EF3"/>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9711788">
      <w:bodyDiv w:val="1"/>
      <w:marLeft w:val="0"/>
      <w:marRight w:val="0"/>
      <w:marTop w:val="0"/>
      <w:marBottom w:val="0"/>
      <w:divBdr>
        <w:top w:val="none" w:sz="0" w:space="0" w:color="auto"/>
        <w:left w:val="none" w:sz="0" w:space="0" w:color="auto"/>
        <w:bottom w:val="none" w:sz="0" w:space="0" w:color="auto"/>
        <w:right w:val="none" w:sz="0" w:space="0" w:color="auto"/>
      </w:divBdr>
    </w:div>
    <w:div w:id="1115098099">
      <w:bodyDiv w:val="1"/>
      <w:marLeft w:val="0"/>
      <w:marRight w:val="0"/>
      <w:marTop w:val="0"/>
      <w:marBottom w:val="0"/>
      <w:divBdr>
        <w:top w:val="none" w:sz="0" w:space="0" w:color="auto"/>
        <w:left w:val="none" w:sz="0" w:space="0" w:color="auto"/>
        <w:bottom w:val="none" w:sz="0" w:space="0" w:color="auto"/>
        <w:right w:val="none" w:sz="0" w:space="0" w:color="auto"/>
      </w:divBdr>
    </w:div>
    <w:div w:id="214696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www.kaggle.com/drgilermo/nba-players-sta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NBA_Most_Valuable_Player_Awa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espn.com/nba/history/awards/_/id/33"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ng\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0F54DA734B54E9A9AC98116729794F7"/>
        <w:category>
          <w:name w:val="General"/>
          <w:gallery w:val="placeholder"/>
        </w:category>
        <w:types>
          <w:type w:val="bbPlcHdr"/>
        </w:types>
        <w:behaviors>
          <w:behavior w:val="content"/>
        </w:behaviors>
        <w:guid w:val="{65B093C9-DD17-479C-A80B-F643647E5071}"/>
      </w:docPartPr>
      <w:docPartBody>
        <w:p w:rsidR="002F2A93" w:rsidRDefault="00A10A33">
          <w:pPr>
            <w:pStyle w:val="70F54DA734B54E9A9AC98116729794F7"/>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17</w:t>
          </w:r>
          <w:r w:rsidRPr="00D86945">
            <w:rPr>
              <w:rStyle w:val="SubtitleChar"/>
              <w:b/>
            </w:rPr>
            <w:fldChar w:fldCharType="end"/>
          </w:r>
        </w:p>
      </w:docPartBody>
    </w:docPart>
    <w:docPart>
      <w:docPartPr>
        <w:name w:val="C114DEE69A144915AB401127719EC4B6"/>
        <w:category>
          <w:name w:val="General"/>
          <w:gallery w:val="placeholder"/>
        </w:category>
        <w:types>
          <w:type w:val="bbPlcHdr"/>
        </w:types>
        <w:behaviors>
          <w:behavior w:val="content"/>
        </w:behaviors>
        <w:guid w:val="{62D0ED5C-7DA8-4892-9624-F95552C7B2A3}"/>
      </w:docPartPr>
      <w:docPartBody>
        <w:p w:rsidR="002F2A93" w:rsidRDefault="00A10A33">
          <w:pPr>
            <w:pStyle w:val="C114DEE69A144915AB401127719EC4B6"/>
          </w:pPr>
          <w:r>
            <w:t>COMPANY NAME</w:t>
          </w:r>
        </w:p>
      </w:docPartBody>
    </w:docPart>
    <w:docPart>
      <w:docPartPr>
        <w:name w:val="5D602D100D824AB59891E1FAEE2D8927"/>
        <w:category>
          <w:name w:val="General"/>
          <w:gallery w:val="placeholder"/>
        </w:category>
        <w:types>
          <w:type w:val="bbPlcHdr"/>
        </w:types>
        <w:behaviors>
          <w:behavior w:val="content"/>
        </w:behaviors>
        <w:guid w:val="{9B4F9843-5FFA-4D83-AE37-A00D97BC2FEC}"/>
      </w:docPartPr>
      <w:docPartBody>
        <w:p w:rsidR="002F2A93" w:rsidRDefault="00A10A33">
          <w:pPr>
            <w:pStyle w:val="5D602D100D824AB59891E1FAEE2D8927"/>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A33"/>
    <w:rsid w:val="002F2A93"/>
    <w:rsid w:val="005A015D"/>
    <w:rsid w:val="00736765"/>
    <w:rsid w:val="007B3147"/>
    <w:rsid w:val="00A10A33"/>
    <w:rsid w:val="00C309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itleChar">
    <w:name w:val="Subtitle Char"/>
    <w:basedOn w:val="DefaultParagraphFont"/>
    <w:link w:val="Subtitle"/>
    <w:uiPriority w:val="2"/>
    <w:rPr>
      <w:caps/>
      <w:color w:val="44546A" w:themeColor="text2"/>
      <w:spacing w:val="20"/>
      <w:sz w:val="32"/>
      <w:lang w:eastAsia="en-US"/>
    </w:rPr>
  </w:style>
  <w:style w:type="paragraph" w:customStyle="1" w:styleId="70F54DA734B54E9A9AC98116729794F7">
    <w:name w:val="70F54DA734B54E9A9AC98116729794F7"/>
  </w:style>
  <w:style w:type="paragraph" w:customStyle="1" w:styleId="C114DEE69A144915AB401127719EC4B6">
    <w:name w:val="C114DEE69A144915AB401127719EC4B6"/>
  </w:style>
  <w:style w:type="paragraph" w:customStyle="1" w:styleId="5D602D100D824AB59891E1FAEE2D8927">
    <w:name w:val="5D602D100D824AB59891E1FAEE2D8927"/>
  </w:style>
  <w:style w:type="paragraph" w:customStyle="1" w:styleId="3687B8B25BEC4F19B8A6C994EB32914B">
    <w:name w:val="3687B8B25BEC4F19B8A6C994EB32914B"/>
  </w:style>
  <w:style w:type="paragraph" w:customStyle="1" w:styleId="673E6B504E26471AA16B0914D8FEED1B">
    <w:name w:val="673E6B504E26471AA16B0914D8FEED1B"/>
  </w:style>
  <w:style w:type="paragraph" w:customStyle="1" w:styleId="7A22C90A93BA43C59752F73C42BA9859">
    <w:name w:val="7A22C90A93BA43C59752F73C42BA9859"/>
  </w:style>
  <w:style w:type="paragraph" w:customStyle="1" w:styleId="915E710AAB054562AFE264B40BF7A7F5">
    <w:name w:val="915E710AAB054562AFE264B40BF7A7F5"/>
  </w:style>
  <w:style w:type="paragraph" w:customStyle="1" w:styleId="FCF14E74F9E441A39AE1FF850063DA9D">
    <w:name w:val="FCF14E74F9E441A39AE1FF850063DA9D"/>
  </w:style>
  <w:style w:type="paragraph" w:customStyle="1" w:styleId="A8CDE240C0DD496F8AE1E0FDFCD135C4">
    <w:name w:val="A8CDE240C0DD496F8AE1E0FDFCD135C4"/>
    <w:rsid w:val="002F2A93"/>
  </w:style>
  <w:style w:type="paragraph" w:customStyle="1" w:styleId="8866F6254CA34896B8B83B87B3630BA8">
    <w:name w:val="8866F6254CA34896B8B83B87B3630BA8"/>
    <w:rsid w:val="002F2A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7AB63-1852-4548-A2F6-5FBE40C2A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56</TotalTime>
  <Pages>25</Pages>
  <Words>3482</Words>
  <Characters>19849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Qi Cheng</dc:creator>
  <cp:keywords/>
  <cp:lastModifiedBy>Qi Cheng</cp:lastModifiedBy>
  <cp:revision>14</cp:revision>
  <cp:lastPrinted>2006-08-01T17:47:00Z</cp:lastPrinted>
  <dcterms:created xsi:type="dcterms:W3CDTF">2020-04-20T01:15:00Z</dcterms:created>
  <dcterms:modified xsi:type="dcterms:W3CDTF">2020-04-20T02:14:00Z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